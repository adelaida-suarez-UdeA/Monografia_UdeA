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D1038E" w:rsidRDefault="008E1079">
      <w:pPr>
        <w:jc w:val="center"/>
        <w:rPr>
          <w:b/>
        </w:rPr>
      </w:pPr>
      <w:r>
        <w:rPr>
          <w:b/>
          <w:noProof/>
        </w:rPr>
        <w:drawing>
          <wp:inline distT="0" distB="0" distL="0" distR="0">
            <wp:extent cx="2143007" cy="1030292"/>
            <wp:effectExtent l="0" t="0" r="0" b="0"/>
            <wp:docPr id="397041620" name="image9.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Logotipo&#10;&#10;Descripción generada automáticamente"/>
                    <pic:cNvPicPr preferRelativeResize="0"/>
                  </pic:nvPicPr>
                  <pic:blipFill>
                    <a:blip r:embed="rId9"/>
                    <a:srcRect/>
                    <a:stretch>
                      <a:fillRect/>
                    </a:stretch>
                  </pic:blipFill>
                  <pic:spPr>
                    <a:xfrm>
                      <a:off x="0" y="0"/>
                      <a:ext cx="2143007" cy="1030292"/>
                    </a:xfrm>
                    <a:prstGeom prst="rect">
                      <a:avLst/>
                    </a:prstGeom>
                    <a:ln/>
                  </pic:spPr>
                </pic:pic>
              </a:graphicData>
            </a:graphic>
          </wp:inline>
        </w:drawing>
      </w:r>
    </w:p>
    <w:p w14:paraId="00000002" w14:textId="77777777" w:rsidR="00D1038E" w:rsidRDefault="00D1038E">
      <w:pPr>
        <w:jc w:val="center"/>
        <w:rPr>
          <w:b/>
        </w:rPr>
      </w:pPr>
    </w:p>
    <w:p w14:paraId="00000003" w14:textId="77777777" w:rsidR="00D1038E" w:rsidRDefault="008E1079">
      <w:pPr>
        <w:jc w:val="center"/>
        <w:rPr>
          <w:b/>
        </w:rPr>
      </w:pPr>
      <w:r>
        <w:rPr>
          <w:b/>
        </w:rPr>
        <w:t xml:space="preserve">Título del trabajo </w:t>
      </w:r>
    </w:p>
    <w:p w14:paraId="00000004" w14:textId="77777777" w:rsidR="00D1038E" w:rsidRDefault="00D1038E">
      <w:pPr>
        <w:jc w:val="center"/>
      </w:pPr>
    </w:p>
    <w:p w14:paraId="00000005" w14:textId="77777777" w:rsidR="00D1038E" w:rsidRDefault="00D1038E">
      <w:pPr>
        <w:jc w:val="center"/>
      </w:pPr>
    </w:p>
    <w:p w14:paraId="673DA9CE" w14:textId="4AB819A6" w:rsidR="008E1079" w:rsidRDefault="008E1079" w:rsidP="008E1079">
      <w:pPr>
        <w:jc w:val="center"/>
      </w:pPr>
      <w:bookmarkStart w:id="0" w:name="_heading=h.gjdgxs" w:colFirst="0" w:colLast="0"/>
      <w:bookmarkEnd w:id="0"/>
      <w:r>
        <w:t>Hellen Rakel Palma Enriquez</w:t>
      </w:r>
    </w:p>
    <w:p w14:paraId="00000006" w14:textId="43A8295D" w:rsidR="00D1038E" w:rsidRDefault="008E1079" w:rsidP="008E1079">
      <w:pPr>
        <w:jc w:val="center"/>
      </w:pPr>
      <w:r>
        <w:t>Maria Adelaida Suarez Restrepo</w:t>
      </w:r>
    </w:p>
    <w:p w14:paraId="00000007" w14:textId="77777777" w:rsidR="00D1038E" w:rsidRDefault="00D1038E">
      <w:pPr>
        <w:jc w:val="center"/>
      </w:pPr>
    </w:p>
    <w:p w14:paraId="00000008" w14:textId="77777777" w:rsidR="00D1038E" w:rsidRDefault="00D1038E">
      <w:pPr>
        <w:jc w:val="center"/>
      </w:pPr>
    </w:p>
    <w:p w14:paraId="00000009" w14:textId="77777777" w:rsidR="00D1038E" w:rsidRDefault="008E1079">
      <w:pPr>
        <w:jc w:val="center"/>
      </w:pPr>
      <w:r>
        <w:t xml:space="preserve">Monografía presentada para optar al título de Especialista en Analítica y Ciencia de Datos </w:t>
      </w:r>
    </w:p>
    <w:p w14:paraId="0000000A" w14:textId="77777777" w:rsidR="00D1038E" w:rsidRDefault="00D1038E">
      <w:pPr>
        <w:jc w:val="center"/>
      </w:pPr>
    </w:p>
    <w:p w14:paraId="0000000B" w14:textId="77777777" w:rsidR="00D1038E" w:rsidRDefault="00D1038E">
      <w:pPr>
        <w:jc w:val="center"/>
      </w:pPr>
    </w:p>
    <w:p w14:paraId="0000000C" w14:textId="77777777" w:rsidR="00D1038E" w:rsidRDefault="008E1079">
      <w:pPr>
        <w:jc w:val="center"/>
      </w:pPr>
      <w:bookmarkStart w:id="1" w:name="_heading=h.30j0zll" w:colFirst="0" w:colLast="0"/>
      <w:bookmarkEnd w:id="1"/>
      <w:r>
        <w:t>Asesor</w:t>
      </w:r>
      <w:r>
        <w:br/>
        <w:t xml:space="preserve">Nombres completos, Título académico más alto </w:t>
      </w:r>
    </w:p>
    <w:p w14:paraId="0000000D" w14:textId="77777777" w:rsidR="00D1038E" w:rsidRDefault="00D1038E">
      <w:pPr>
        <w:pBdr>
          <w:top w:val="nil"/>
          <w:left w:val="nil"/>
          <w:bottom w:val="nil"/>
          <w:right w:val="nil"/>
          <w:between w:val="nil"/>
        </w:pBdr>
        <w:ind w:firstLine="709"/>
        <w:jc w:val="center"/>
        <w:rPr>
          <w:color w:val="000000"/>
        </w:rPr>
      </w:pPr>
    </w:p>
    <w:p w14:paraId="0000000E" w14:textId="77777777" w:rsidR="00D1038E" w:rsidRDefault="00D1038E">
      <w:pPr>
        <w:pBdr>
          <w:top w:val="nil"/>
          <w:left w:val="nil"/>
          <w:bottom w:val="nil"/>
          <w:right w:val="nil"/>
          <w:between w:val="nil"/>
        </w:pBdr>
        <w:ind w:firstLine="709"/>
        <w:jc w:val="center"/>
        <w:rPr>
          <w:color w:val="000000"/>
        </w:rPr>
      </w:pPr>
    </w:p>
    <w:p w14:paraId="0000000F" w14:textId="77777777" w:rsidR="00D1038E" w:rsidRDefault="00D1038E">
      <w:pPr>
        <w:pBdr>
          <w:top w:val="nil"/>
          <w:left w:val="nil"/>
          <w:bottom w:val="nil"/>
          <w:right w:val="nil"/>
          <w:between w:val="nil"/>
        </w:pBdr>
        <w:ind w:firstLine="709"/>
        <w:jc w:val="center"/>
        <w:rPr>
          <w:color w:val="000000"/>
        </w:rPr>
      </w:pPr>
    </w:p>
    <w:p w14:paraId="00000010" w14:textId="77777777" w:rsidR="00D1038E" w:rsidRDefault="008E1079">
      <w:pPr>
        <w:pBdr>
          <w:top w:val="nil"/>
          <w:left w:val="nil"/>
          <w:bottom w:val="nil"/>
          <w:right w:val="nil"/>
          <w:between w:val="nil"/>
        </w:pBdr>
        <w:ind w:firstLine="709"/>
        <w:jc w:val="center"/>
        <w:rPr>
          <w:color w:val="000000"/>
        </w:rPr>
      </w:pPr>
      <w:r>
        <w:rPr>
          <w:color w:val="000000"/>
        </w:rPr>
        <w:tab/>
      </w:r>
    </w:p>
    <w:p w14:paraId="00000011" w14:textId="77777777" w:rsidR="00D1038E" w:rsidRDefault="00D1038E">
      <w:pPr>
        <w:pBdr>
          <w:top w:val="nil"/>
          <w:left w:val="nil"/>
          <w:bottom w:val="nil"/>
          <w:right w:val="nil"/>
          <w:between w:val="nil"/>
        </w:pBdr>
        <w:ind w:firstLine="709"/>
        <w:jc w:val="center"/>
        <w:rPr>
          <w:color w:val="000000"/>
        </w:rPr>
      </w:pPr>
    </w:p>
    <w:p w14:paraId="00000012" w14:textId="77777777" w:rsidR="00D1038E" w:rsidRDefault="008E1079">
      <w:pPr>
        <w:jc w:val="center"/>
      </w:pPr>
      <w:r>
        <w:t>Universidad de Antioquia</w:t>
      </w:r>
      <w:r>
        <w:br/>
        <w:t>Facultad de Ingeniería</w:t>
      </w:r>
    </w:p>
    <w:p w14:paraId="00000013" w14:textId="77777777" w:rsidR="00D1038E" w:rsidRDefault="008E1079">
      <w:pPr>
        <w:jc w:val="center"/>
      </w:pPr>
      <w:bookmarkStart w:id="2" w:name="_heading=h.1fob9te" w:colFirst="0" w:colLast="0"/>
      <w:bookmarkEnd w:id="2"/>
      <w:r>
        <w:t>Especialización en Analítica y Ciencia de Datos</w:t>
      </w:r>
    </w:p>
    <w:p w14:paraId="00000014" w14:textId="77777777" w:rsidR="00D1038E" w:rsidRDefault="008E1079">
      <w:pPr>
        <w:jc w:val="center"/>
      </w:pPr>
      <w:r>
        <w:t>Medellín, Antioquia, Colombia</w:t>
      </w:r>
    </w:p>
    <w:p w14:paraId="00000015" w14:textId="6135B400" w:rsidR="00D1038E" w:rsidRDefault="008E1079">
      <w:pPr>
        <w:jc w:val="center"/>
        <w:rPr>
          <w:color w:val="2B579A"/>
          <w:shd w:val="clear" w:color="auto" w:fill="E6E6E6"/>
        </w:rPr>
      </w:pPr>
      <w:r>
        <w:t>2024</w:t>
      </w:r>
    </w:p>
    <w:p w14:paraId="00000016" w14:textId="77777777" w:rsidR="00D1038E" w:rsidRDefault="008E1079">
      <w:pPr>
        <w:jc w:val="center"/>
      </w:pPr>
      <w:r>
        <w:br w:type="page"/>
      </w:r>
    </w:p>
    <w:tbl>
      <w:tblPr>
        <w:tblStyle w:val="a5"/>
        <w:tblW w:w="9404" w:type="dxa"/>
        <w:jc w:val="center"/>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D1038E" w14:paraId="4C6ADC75" w14:textId="77777777">
        <w:trPr>
          <w:trHeight w:val="397"/>
          <w:jc w:val="center"/>
        </w:trPr>
        <w:tc>
          <w:tcPr>
            <w:tcW w:w="2351" w:type="dxa"/>
            <w:tcBorders>
              <w:top w:val="single" w:sz="12" w:space="0" w:color="538135"/>
              <w:bottom w:val="single" w:sz="12" w:space="0" w:color="538135"/>
            </w:tcBorders>
            <w:vAlign w:val="center"/>
          </w:tcPr>
          <w:p w14:paraId="00000017" w14:textId="77777777" w:rsidR="00D1038E" w:rsidRDefault="008E1079">
            <w:pPr>
              <w:spacing w:before="60" w:after="60"/>
              <w:jc w:val="center"/>
              <w:rPr>
                <w:b/>
              </w:rPr>
            </w:pPr>
            <w:bookmarkStart w:id="3" w:name="_heading=h.3znysh7" w:colFirst="0" w:colLast="0"/>
            <w:bookmarkEnd w:id="3"/>
            <w:r>
              <w:rPr>
                <w:b/>
              </w:rPr>
              <w:lastRenderedPageBreak/>
              <w:t>Cita</w:t>
            </w:r>
          </w:p>
        </w:tc>
        <w:tc>
          <w:tcPr>
            <w:tcW w:w="7053" w:type="dxa"/>
            <w:tcBorders>
              <w:top w:val="single" w:sz="12" w:space="0" w:color="538135"/>
              <w:bottom w:val="single" w:sz="12" w:space="0" w:color="538135"/>
            </w:tcBorders>
            <w:vAlign w:val="center"/>
          </w:tcPr>
          <w:p w14:paraId="00000018" w14:textId="18305043" w:rsidR="00D1038E" w:rsidRDefault="008E1079">
            <w:pPr>
              <w:spacing w:before="60" w:after="60" w:line="276" w:lineRule="auto"/>
              <w:jc w:val="center"/>
            </w:pPr>
            <w:r>
              <w:t>(</w:t>
            </w:r>
            <w:sdt>
              <w:sdtPr>
                <w:tag w:val="goog_rdk_0"/>
                <w:id w:val="-889565920"/>
              </w:sdtPr>
              <w:sdtContent>
                <w:commentRangeStart w:id="4"/>
              </w:sdtContent>
            </w:sdt>
            <w:r w:rsidRPr="008E1079">
              <w:t>Palma Enriquez</w:t>
            </w:r>
            <w:r>
              <w:t xml:space="preserve"> &amp; </w:t>
            </w:r>
            <w:r w:rsidRPr="008E1079">
              <w:t>Suarez Restrepo</w:t>
            </w:r>
            <w:r>
              <w:t xml:space="preserve">, </w:t>
            </w:r>
            <w:commentRangeEnd w:id="4"/>
            <w:r>
              <w:commentReference w:id="4"/>
            </w:r>
            <w:r>
              <w:t>2024)</w:t>
            </w:r>
          </w:p>
        </w:tc>
      </w:tr>
      <w:tr w:rsidR="00D1038E" w14:paraId="5A5055F9" w14:textId="77777777">
        <w:trPr>
          <w:trHeight w:val="983"/>
          <w:jc w:val="center"/>
        </w:trPr>
        <w:tc>
          <w:tcPr>
            <w:tcW w:w="2351" w:type="dxa"/>
            <w:tcBorders>
              <w:top w:val="single" w:sz="12" w:space="0" w:color="538135"/>
              <w:bottom w:val="single" w:sz="12" w:space="0" w:color="538135"/>
            </w:tcBorders>
            <w:vAlign w:val="center"/>
          </w:tcPr>
          <w:p w14:paraId="00000019" w14:textId="77777777" w:rsidR="00D1038E" w:rsidRDefault="008E1079">
            <w:pPr>
              <w:spacing w:before="60"/>
              <w:jc w:val="center"/>
              <w:rPr>
                <w:b/>
              </w:rPr>
            </w:pPr>
            <w:r>
              <w:rPr>
                <w:b/>
              </w:rPr>
              <w:t>Referencia</w:t>
            </w:r>
          </w:p>
          <w:p w14:paraId="0000001A" w14:textId="77777777" w:rsidR="00D1038E" w:rsidRDefault="00D1038E">
            <w:pPr>
              <w:jc w:val="center"/>
            </w:pPr>
          </w:p>
          <w:p w14:paraId="0000001B" w14:textId="77777777" w:rsidR="00D1038E" w:rsidRDefault="008E1079">
            <w:pPr>
              <w:jc w:val="center"/>
            </w:pPr>
            <w:r>
              <w:rPr>
                <w:b/>
              </w:rPr>
              <w:t>Estilo APA 7 (2020)</w:t>
            </w:r>
          </w:p>
        </w:tc>
        <w:tc>
          <w:tcPr>
            <w:tcW w:w="7053" w:type="dxa"/>
            <w:tcBorders>
              <w:top w:val="single" w:sz="12" w:space="0" w:color="538135"/>
              <w:bottom w:val="single" w:sz="12" w:space="0" w:color="538135"/>
            </w:tcBorders>
          </w:tcPr>
          <w:p w14:paraId="0000001C" w14:textId="4A5687B2" w:rsidR="00D1038E" w:rsidRDefault="004A1B26" w:rsidP="000A688D">
            <w:pPr>
              <w:spacing w:before="60" w:after="60" w:line="276" w:lineRule="auto"/>
              <w:ind w:left="709" w:hanging="709"/>
            </w:pPr>
            <w:sdt>
              <w:sdtPr>
                <w:tag w:val="goog_rdk_1"/>
                <w:id w:val="1966080533"/>
              </w:sdtPr>
              <w:sdtContent/>
            </w:sdt>
            <w:sdt>
              <w:sdtPr>
                <w:id w:val="-367073008"/>
                <w:citation/>
              </w:sdtPr>
              <w:sdtContent>
                <w:r w:rsidR="005D51B7">
                  <w:fldChar w:fldCharType="begin"/>
                </w:r>
                <w:r w:rsidR="002821DF">
                  <w:rPr>
                    <w:lang w:val="es-MX"/>
                  </w:rPr>
                  <w:instrText xml:space="preserve">CITATION Pal24 \l 2058 </w:instrText>
                </w:r>
                <w:r w:rsidR="005D51B7">
                  <w:fldChar w:fldCharType="separate"/>
                </w:r>
                <w:r w:rsidR="00251A70">
                  <w:rPr>
                    <w:noProof/>
                    <w:lang w:val="es-MX"/>
                  </w:rPr>
                  <w:t xml:space="preserve"> (Palma Enriquez &amp; Suárez Restrepo, 2024)</w:t>
                </w:r>
                <w:r w:rsidR="005D51B7">
                  <w:fldChar w:fldCharType="end"/>
                </w:r>
              </w:sdtContent>
            </w:sdt>
            <w:r w:rsidR="00832AB4" w:rsidRPr="00832AB4">
              <w:t>.</w:t>
            </w:r>
            <w:r w:rsidR="008E1079">
              <w:t xml:space="preserve"> </w:t>
            </w:r>
            <w:r w:rsidR="00832AB4" w:rsidRPr="00832AB4">
              <w:rPr>
                <w:i/>
              </w:rPr>
              <w:t xml:space="preserve">Telemetría en transporte terrestre, </w:t>
            </w:r>
            <w:r w:rsidR="00602CB4">
              <w:rPr>
                <w:i/>
              </w:rPr>
              <w:t>incidente</w:t>
            </w:r>
            <w:r w:rsidR="00832AB4" w:rsidRPr="00832AB4">
              <w:rPr>
                <w:i/>
              </w:rPr>
              <w:t>s viales</w:t>
            </w:r>
            <w:r w:rsidR="008E1079">
              <w:t xml:space="preserve"> T</w:t>
            </w:r>
            <w:r w:rsidR="009922A0">
              <w:t>rabajo de grado especialización</w:t>
            </w:r>
            <w:r w:rsidR="008E1079">
              <w:t>. Universidad de Antioquia, Medellín, Colombia.</w:t>
            </w:r>
          </w:p>
        </w:tc>
      </w:tr>
    </w:tbl>
    <w:p w14:paraId="0000001D" w14:textId="77777777" w:rsidR="00D1038E" w:rsidRDefault="008E1079">
      <w:pPr>
        <w:jc w:val="left"/>
        <w:rPr>
          <w:b/>
        </w:rPr>
      </w:pPr>
      <w:r>
        <w:rPr>
          <w:b/>
          <w:noProof/>
        </w:rPr>
        <w:drawing>
          <wp:inline distT="0" distB="0" distL="0" distR="0">
            <wp:extent cx="803637" cy="303715"/>
            <wp:effectExtent l="0" t="0" r="0" b="0"/>
            <wp:docPr id="39704162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2"/>
                    <a:srcRect/>
                    <a:stretch>
                      <a:fillRect/>
                    </a:stretch>
                  </pic:blipFill>
                  <pic:spPr>
                    <a:xfrm>
                      <a:off x="0" y="0"/>
                      <a:ext cx="803637" cy="303715"/>
                    </a:xfrm>
                    <a:prstGeom prst="rect">
                      <a:avLst/>
                    </a:prstGeom>
                    <a:ln/>
                  </pic:spPr>
                </pic:pic>
              </a:graphicData>
            </a:graphic>
          </wp:inline>
        </w:drawing>
      </w:r>
      <w:r>
        <w:rPr>
          <w:b/>
        </w:rPr>
        <w:t xml:space="preserve"> </w:t>
      </w:r>
      <w:r>
        <w:rPr>
          <w:noProof/>
        </w:rPr>
        <w:drawing>
          <wp:inline distT="0" distB="0" distL="0" distR="0">
            <wp:extent cx="750563" cy="261288"/>
            <wp:effectExtent l="0" t="0" r="0" b="0"/>
            <wp:docPr id="397041621" name="image5.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5.png" descr="Creative Commons en periodismo: qué es y cómo usarlo"/>
                    <pic:cNvPicPr preferRelativeResize="0"/>
                  </pic:nvPicPr>
                  <pic:blipFill>
                    <a:blip r:embed="rId13"/>
                    <a:srcRect t="9349" r="2980" b="7723"/>
                    <a:stretch>
                      <a:fillRect/>
                    </a:stretch>
                  </pic:blipFill>
                  <pic:spPr>
                    <a:xfrm>
                      <a:off x="0" y="0"/>
                      <a:ext cx="750563" cy="261288"/>
                    </a:xfrm>
                    <a:prstGeom prst="rect">
                      <a:avLst/>
                    </a:prstGeom>
                    <a:ln/>
                  </pic:spPr>
                </pic:pic>
              </a:graphicData>
            </a:graphic>
          </wp:inline>
        </w:drawing>
      </w:r>
    </w:p>
    <w:p w14:paraId="0000001E" w14:textId="77777777" w:rsidR="00D1038E" w:rsidRDefault="00D1038E">
      <w:pPr>
        <w:rPr>
          <w:sz w:val="20"/>
          <w:szCs w:val="20"/>
        </w:rPr>
      </w:pPr>
      <w:bookmarkStart w:id="5" w:name="_heading=h.2et92p0" w:colFirst="0" w:colLast="0"/>
      <w:bookmarkEnd w:id="5"/>
    </w:p>
    <w:p w14:paraId="0000001F" w14:textId="77777777" w:rsidR="00D1038E" w:rsidRDefault="00D1038E">
      <w:pPr>
        <w:rPr>
          <w:sz w:val="20"/>
          <w:szCs w:val="20"/>
        </w:rPr>
      </w:pPr>
      <w:bookmarkStart w:id="6" w:name="_heading=h.tyjcwt" w:colFirst="0" w:colLast="0"/>
      <w:bookmarkEnd w:id="6"/>
    </w:p>
    <w:p w14:paraId="00000020" w14:textId="77777777" w:rsidR="00D1038E" w:rsidRDefault="008E1079">
      <w:pPr>
        <w:spacing w:before="120" w:after="120" w:line="276" w:lineRule="auto"/>
        <w:jc w:val="left"/>
        <w:rPr>
          <w:sz w:val="20"/>
          <w:szCs w:val="20"/>
        </w:rPr>
      </w:pPr>
      <w:bookmarkStart w:id="7" w:name="_heading=h.3dy6vkm" w:colFirst="0" w:colLast="0"/>
      <w:bookmarkEnd w:id="7"/>
      <w:r>
        <w:rPr>
          <w:sz w:val="20"/>
          <w:szCs w:val="20"/>
        </w:rPr>
        <w:t xml:space="preserve">Especialización en Analítica y Ciencia de Datos, </w:t>
      </w:r>
      <w:sdt>
        <w:sdtPr>
          <w:tag w:val="goog_rdk_2"/>
          <w:id w:val="-1375917988"/>
        </w:sdtPr>
        <w:sdtContent>
          <w:commentRangeStart w:id="8"/>
        </w:sdtContent>
      </w:sdt>
      <w:r>
        <w:rPr>
          <w:sz w:val="20"/>
          <w:szCs w:val="20"/>
        </w:rPr>
        <w:t>Cohorte</w:t>
      </w:r>
      <w:r>
        <w:rPr>
          <w:b/>
          <w:sz w:val="20"/>
          <w:szCs w:val="20"/>
        </w:rPr>
        <w:t xml:space="preserve"> </w:t>
      </w:r>
      <w:r>
        <w:rPr>
          <w:sz w:val="20"/>
          <w:szCs w:val="20"/>
        </w:rPr>
        <w:t xml:space="preserve">IV. </w:t>
      </w:r>
      <w:commentRangeEnd w:id="8"/>
      <w:r>
        <w:commentReference w:id="8"/>
      </w:r>
    </w:p>
    <w:p w14:paraId="00000021" w14:textId="77777777" w:rsidR="00D1038E" w:rsidRDefault="008E1079">
      <w:pPr>
        <w:spacing w:before="120" w:after="120" w:line="276" w:lineRule="auto"/>
        <w:jc w:val="left"/>
        <w:rPr>
          <w:sz w:val="20"/>
          <w:szCs w:val="20"/>
        </w:rPr>
      </w:pPr>
      <w:r>
        <w:rPr>
          <w:sz w:val="20"/>
          <w:szCs w:val="20"/>
        </w:rPr>
        <w:t>Centro de Investigación Ambientales y de Ingeniería (CIA)</w:t>
      </w:r>
      <w:r>
        <w:t>.</w:t>
      </w:r>
      <w:r>
        <w:rPr>
          <w:sz w:val="20"/>
          <w:szCs w:val="20"/>
        </w:rPr>
        <w:t xml:space="preserve"> </w:t>
      </w:r>
    </w:p>
    <w:p w14:paraId="00000022" w14:textId="77777777" w:rsidR="00D1038E" w:rsidRDefault="00D1038E">
      <w:pPr>
        <w:spacing w:before="120" w:after="120" w:line="276" w:lineRule="auto"/>
        <w:jc w:val="left"/>
        <w:rPr>
          <w:sz w:val="20"/>
          <w:szCs w:val="20"/>
        </w:rPr>
      </w:pPr>
    </w:p>
    <w:p w14:paraId="00000023" w14:textId="77777777" w:rsidR="00D1038E" w:rsidRDefault="00D1038E">
      <w:pPr>
        <w:spacing w:before="120" w:after="120" w:line="276" w:lineRule="auto"/>
        <w:jc w:val="left"/>
        <w:rPr>
          <w:sz w:val="20"/>
          <w:szCs w:val="20"/>
        </w:rPr>
      </w:pPr>
    </w:p>
    <w:p w14:paraId="00000024" w14:textId="77777777" w:rsidR="00D1038E" w:rsidRDefault="00D1038E">
      <w:pPr>
        <w:spacing w:line="276" w:lineRule="auto"/>
        <w:jc w:val="left"/>
        <w:rPr>
          <w:sz w:val="20"/>
          <w:szCs w:val="20"/>
        </w:rPr>
      </w:pPr>
    </w:p>
    <w:p w14:paraId="00000025" w14:textId="77777777" w:rsidR="00D1038E" w:rsidRDefault="00D1038E">
      <w:pPr>
        <w:rPr>
          <w:sz w:val="20"/>
          <w:szCs w:val="20"/>
        </w:rPr>
      </w:pPr>
      <w:bookmarkStart w:id="9" w:name="_heading=h.1t3h5sf" w:colFirst="0" w:colLast="0"/>
      <w:bookmarkEnd w:id="9"/>
    </w:p>
    <w:tbl>
      <w:tblPr>
        <w:tblStyle w:val="a6"/>
        <w:tblW w:w="4678"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D1038E" w14:paraId="57A3339E" w14:textId="77777777">
        <w:tc>
          <w:tcPr>
            <w:tcW w:w="2410" w:type="dxa"/>
            <w:vAlign w:val="center"/>
          </w:tcPr>
          <w:p w14:paraId="00000026" w14:textId="77777777" w:rsidR="00D1038E" w:rsidRDefault="008E1079">
            <w:r>
              <w:rPr>
                <w:noProof/>
              </w:rPr>
              <w:drawing>
                <wp:inline distT="0" distB="0" distL="0" distR="0">
                  <wp:extent cx="1254906" cy="452526"/>
                  <wp:effectExtent l="0" t="0" r="0" b="0"/>
                  <wp:docPr id="3970416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1254906" cy="452526"/>
                          </a:xfrm>
                          <a:prstGeom prst="rect">
                            <a:avLst/>
                          </a:prstGeom>
                          <a:ln/>
                        </pic:spPr>
                      </pic:pic>
                    </a:graphicData>
                  </a:graphic>
                </wp:inline>
              </w:drawing>
            </w:r>
          </w:p>
        </w:tc>
        <w:tc>
          <w:tcPr>
            <w:tcW w:w="2268" w:type="dxa"/>
            <w:vAlign w:val="center"/>
          </w:tcPr>
          <w:p w14:paraId="00000027" w14:textId="77777777" w:rsidR="00D1038E" w:rsidRDefault="008E1079">
            <w:r>
              <w:rPr>
                <w:noProof/>
              </w:rPr>
              <w:drawing>
                <wp:inline distT="0" distB="0" distL="0" distR="0">
                  <wp:extent cx="1249544" cy="458044"/>
                  <wp:effectExtent l="0" t="0" r="0" b="0"/>
                  <wp:docPr id="397041623" name="image3.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con confianza media"/>
                          <pic:cNvPicPr preferRelativeResize="0"/>
                        </pic:nvPicPr>
                        <pic:blipFill>
                          <a:blip r:embed="rId15"/>
                          <a:srcRect l="13612" t="26359" r="13866" b="26901"/>
                          <a:stretch>
                            <a:fillRect/>
                          </a:stretch>
                        </pic:blipFill>
                        <pic:spPr>
                          <a:xfrm>
                            <a:off x="0" y="0"/>
                            <a:ext cx="1249544" cy="458044"/>
                          </a:xfrm>
                          <a:prstGeom prst="rect">
                            <a:avLst/>
                          </a:prstGeom>
                          <a:ln/>
                        </pic:spPr>
                      </pic:pic>
                    </a:graphicData>
                  </a:graphic>
                </wp:inline>
              </w:drawing>
            </w:r>
          </w:p>
        </w:tc>
      </w:tr>
    </w:tbl>
    <w:p w14:paraId="00000028" w14:textId="77777777" w:rsidR="00D1038E" w:rsidRDefault="008E1079">
      <w:pPr>
        <w:spacing w:before="120" w:after="120" w:line="240" w:lineRule="auto"/>
        <w:jc w:val="left"/>
        <w:rPr>
          <w:sz w:val="20"/>
          <w:szCs w:val="20"/>
        </w:rPr>
      </w:pPr>
      <w:bookmarkStart w:id="10" w:name="_heading=h.4d34og8" w:colFirst="0" w:colLast="0"/>
      <w:bookmarkEnd w:id="10"/>
      <w:r>
        <w:rPr>
          <w:sz w:val="20"/>
          <w:szCs w:val="20"/>
        </w:rPr>
        <w:t>Centro de Documentación Ingeniería (CENDOI)</w:t>
      </w:r>
    </w:p>
    <w:p w14:paraId="00000029" w14:textId="77777777" w:rsidR="00D1038E" w:rsidRDefault="00D1038E">
      <w:pPr>
        <w:spacing w:before="120" w:after="120" w:line="240" w:lineRule="auto"/>
        <w:rPr>
          <w:b/>
          <w:sz w:val="20"/>
          <w:szCs w:val="20"/>
        </w:rPr>
      </w:pPr>
    </w:p>
    <w:p w14:paraId="0000002A" w14:textId="77777777" w:rsidR="00D1038E" w:rsidRDefault="008E1079">
      <w:pPr>
        <w:spacing w:before="120" w:after="120" w:line="240" w:lineRule="auto"/>
        <w:rPr>
          <w:sz w:val="20"/>
          <w:szCs w:val="20"/>
        </w:rPr>
      </w:pPr>
      <w:r>
        <w:rPr>
          <w:b/>
          <w:sz w:val="20"/>
          <w:szCs w:val="20"/>
        </w:rPr>
        <w:t>Repositorio Institucional:</w:t>
      </w:r>
      <w:r>
        <w:rPr>
          <w:sz w:val="20"/>
          <w:szCs w:val="20"/>
        </w:rPr>
        <w:t xml:space="preserve"> http://bibliotecadigital.udea.edu.co</w:t>
      </w:r>
    </w:p>
    <w:p w14:paraId="0000002B" w14:textId="77777777" w:rsidR="00D1038E" w:rsidRDefault="00D1038E">
      <w:pPr>
        <w:rPr>
          <w:sz w:val="20"/>
          <w:szCs w:val="20"/>
        </w:rPr>
      </w:pPr>
    </w:p>
    <w:p w14:paraId="0000002C" w14:textId="77777777" w:rsidR="00D1038E" w:rsidRDefault="008E1079">
      <w:pPr>
        <w:rPr>
          <w:sz w:val="20"/>
          <w:szCs w:val="20"/>
        </w:rPr>
      </w:pPr>
      <w:r>
        <w:rPr>
          <w:sz w:val="20"/>
          <w:szCs w:val="20"/>
        </w:rPr>
        <w:t>Universidad de Antioquia - www.udea.edu.co</w:t>
      </w:r>
    </w:p>
    <w:p w14:paraId="0000002D" w14:textId="77777777" w:rsidR="00D1038E" w:rsidRDefault="008E1079">
      <w:pPr>
        <w:spacing w:line="240" w:lineRule="auto"/>
        <w:jc w:val="left"/>
        <w:rPr>
          <w:sz w:val="20"/>
          <w:szCs w:val="20"/>
        </w:rPr>
      </w:pPr>
      <w:r>
        <w:rPr>
          <w:sz w:val="20"/>
          <w:szCs w:val="20"/>
        </w:rPr>
        <w:t>Rector: John Jairo Arboleda Céspedes.</w:t>
      </w:r>
    </w:p>
    <w:p w14:paraId="0000002E" w14:textId="77777777" w:rsidR="00D1038E" w:rsidRDefault="008E1079">
      <w:pPr>
        <w:spacing w:line="240" w:lineRule="auto"/>
        <w:jc w:val="left"/>
        <w:rPr>
          <w:sz w:val="20"/>
          <w:szCs w:val="20"/>
        </w:rPr>
      </w:pPr>
      <w:r>
        <w:rPr>
          <w:sz w:val="20"/>
          <w:szCs w:val="20"/>
        </w:rPr>
        <w:t>Decano: Julio Cesar Saldarriaga Molina</w:t>
      </w:r>
    </w:p>
    <w:p w14:paraId="0000002F" w14:textId="77777777" w:rsidR="00D1038E" w:rsidRDefault="008E1079">
      <w:pPr>
        <w:jc w:val="left"/>
        <w:rPr>
          <w:sz w:val="20"/>
          <w:szCs w:val="20"/>
        </w:rPr>
      </w:pPr>
      <w:r>
        <w:rPr>
          <w:sz w:val="20"/>
          <w:szCs w:val="20"/>
        </w:rPr>
        <w:t>Jefe departamento: Diego José Luis Botia Valderrama</w:t>
      </w:r>
    </w:p>
    <w:p w14:paraId="00000030" w14:textId="77777777" w:rsidR="00D1038E" w:rsidRDefault="00D1038E">
      <w:pPr>
        <w:spacing w:line="276" w:lineRule="auto"/>
        <w:rPr>
          <w:sz w:val="20"/>
          <w:szCs w:val="20"/>
        </w:rPr>
      </w:pPr>
    </w:p>
    <w:p w14:paraId="00000031" w14:textId="77777777" w:rsidR="00D1038E" w:rsidRDefault="008E1079">
      <w:pPr>
        <w:spacing w:line="276" w:lineRule="auto"/>
      </w:pPr>
      <w:r>
        <w:rPr>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p>
    <w:p w14:paraId="00000032" w14:textId="77777777" w:rsidR="00D1038E" w:rsidRDefault="008E1079">
      <w:pPr>
        <w:spacing w:after="160" w:line="259" w:lineRule="auto"/>
        <w:jc w:val="left"/>
        <w:rPr>
          <w:b/>
        </w:rPr>
      </w:pPr>
      <w:r>
        <w:br w:type="page"/>
      </w:r>
    </w:p>
    <w:sdt>
      <w:sdtPr>
        <w:tag w:val="goog_rdk_6"/>
        <w:id w:val="1863017762"/>
      </w:sdtPr>
      <w:sdtContent>
        <w:p w14:paraId="00000033" w14:textId="77777777" w:rsidR="00D1038E" w:rsidRDefault="004A1B26">
          <w:pPr>
            <w:jc w:val="center"/>
            <w:rPr>
              <w:del w:id="11" w:author="Author" w:date="2023-10-27T23:34:00Z"/>
              <w:b/>
              <w:sz w:val="20"/>
              <w:szCs w:val="20"/>
            </w:rPr>
          </w:pPr>
          <w:sdt>
            <w:sdtPr>
              <w:tag w:val="goog_rdk_4"/>
              <w:id w:val="1364408045"/>
            </w:sdtPr>
            <w:sdtContent>
              <w:sdt>
                <w:sdtPr>
                  <w:tag w:val="goog_rdk_5"/>
                  <w:id w:val="1442808015"/>
                </w:sdtPr>
                <w:sdtContent>
                  <w:commentRangeStart w:id="12"/>
                </w:sdtContent>
              </w:sdt>
              <w:del w:id="13" w:author="Author" w:date="2023-10-27T23:34:00Z">
                <w:r w:rsidR="008E1079">
                  <w:rPr>
                    <w:b/>
                    <w:sz w:val="20"/>
                    <w:szCs w:val="20"/>
                  </w:rPr>
                  <w:delText>Encabezado</w:delText>
                </w:r>
                <w:commentRangeEnd w:id="12"/>
                <w:r w:rsidR="008E1079">
                  <w:commentReference w:id="12"/>
                </w:r>
              </w:del>
            </w:sdtContent>
          </w:sdt>
        </w:p>
      </w:sdtContent>
    </w:sdt>
    <w:p w14:paraId="00000034" w14:textId="77777777" w:rsidR="00D1038E" w:rsidRDefault="00D1038E">
      <w:pPr>
        <w:jc w:val="center"/>
        <w:rPr>
          <w:b/>
          <w:sz w:val="20"/>
          <w:szCs w:val="20"/>
        </w:rPr>
      </w:pPr>
    </w:p>
    <w:p w14:paraId="00000035" w14:textId="77777777" w:rsidR="00D1038E" w:rsidRDefault="00D1038E">
      <w:pPr>
        <w:pBdr>
          <w:top w:val="nil"/>
          <w:left w:val="nil"/>
          <w:bottom w:val="nil"/>
          <w:right w:val="nil"/>
          <w:between w:val="nil"/>
        </w:pBdr>
        <w:spacing w:line="480" w:lineRule="auto"/>
        <w:ind w:left="360"/>
        <w:jc w:val="left"/>
        <w:rPr>
          <w:color w:val="000000"/>
          <w:sz w:val="20"/>
          <w:szCs w:val="20"/>
        </w:rPr>
      </w:pPr>
    </w:p>
    <w:p w14:paraId="00000036" w14:textId="77777777" w:rsidR="00D1038E" w:rsidRDefault="008E1079">
      <w:pPr>
        <w:jc w:val="center"/>
      </w:pPr>
      <w:r>
        <w:rPr>
          <w:b/>
        </w:rPr>
        <w:t>Dedicatoria</w:t>
      </w:r>
    </w:p>
    <w:p w14:paraId="00000037" w14:textId="77777777" w:rsidR="00D1038E" w:rsidRDefault="00D1038E">
      <w:pPr>
        <w:jc w:val="center"/>
      </w:pPr>
    </w:p>
    <w:p w14:paraId="00000038" w14:textId="77777777" w:rsidR="00D1038E" w:rsidRDefault="008E1079">
      <w:pPr>
        <w:tabs>
          <w:tab w:val="center" w:pos="4702"/>
          <w:tab w:val="right" w:pos="9404"/>
        </w:tabs>
        <w:jc w:val="left"/>
      </w:pPr>
      <w:r>
        <w:tab/>
        <w:t>Texto de dedicatoria centrado.</w:t>
      </w:r>
      <w:r>
        <w:tab/>
      </w:r>
    </w:p>
    <w:p w14:paraId="00000039" w14:textId="77777777" w:rsidR="00D1038E" w:rsidRDefault="008E1079">
      <w:r>
        <w:tab/>
      </w:r>
    </w:p>
    <w:p w14:paraId="0000003A" w14:textId="77777777" w:rsidR="00D1038E" w:rsidRDefault="00D1038E"/>
    <w:p w14:paraId="0000003B" w14:textId="77777777" w:rsidR="00D1038E" w:rsidRDefault="008E1079">
      <w:pPr>
        <w:tabs>
          <w:tab w:val="left" w:pos="7305"/>
        </w:tabs>
      </w:pPr>
      <w:r>
        <w:tab/>
      </w:r>
    </w:p>
    <w:p w14:paraId="0000003C" w14:textId="77777777" w:rsidR="00D1038E" w:rsidRDefault="00D1038E"/>
    <w:p w14:paraId="0000003D" w14:textId="77777777" w:rsidR="00D1038E" w:rsidRDefault="00D1038E"/>
    <w:p w14:paraId="0000003E" w14:textId="77777777" w:rsidR="00D1038E" w:rsidRDefault="00D1038E"/>
    <w:p w14:paraId="0000003F" w14:textId="77777777" w:rsidR="00D1038E" w:rsidRDefault="00D1038E"/>
    <w:p w14:paraId="00000040" w14:textId="77777777" w:rsidR="00D1038E" w:rsidRDefault="00D1038E"/>
    <w:p w14:paraId="00000041" w14:textId="77777777" w:rsidR="00D1038E" w:rsidRDefault="00D1038E"/>
    <w:p w14:paraId="00000042" w14:textId="77777777" w:rsidR="00D1038E" w:rsidRDefault="00D1038E"/>
    <w:p w14:paraId="00000043" w14:textId="77777777" w:rsidR="00D1038E" w:rsidRDefault="008E1079">
      <w:pPr>
        <w:jc w:val="center"/>
      </w:pPr>
      <w:r>
        <w:rPr>
          <w:b/>
        </w:rPr>
        <w:t>Agradecimientos</w:t>
      </w:r>
    </w:p>
    <w:p w14:paraId="00000044" w14:textId="77777777" w:rsidR="00D1038E" w:rsidRDefault="00D1038E">
      <w:pPr>
        <w:jc w:val="center"/>
      </w:pPr>
    </w:p>
    <w:p w14:paraId="00000045" w14:textId="77777777" w:rsidR="00D1038E" w:rsidRDefault="008E1079">
      <w:pPr>
        <w:jc w:val="center"/>
      </w:pPr>
      <w:r>
        <w:t>Texto de agradecimientos centrado.</w:t>
      </w:r>
    </w:p>
    <w:p w14:paraId="00000046" w14:textId="77777777" w:rsidR="00D1038E" w:rsidRDefault="00D1038E"/>
    <w:p w14:paraId="00000047" w14:textId="77777777" w:rsidR="00D1038E" w:rsidRDefault="008E1079">
      <w:r>
        <w:tab/>
      </w:r>
    </w:p>
    <w:p w14:paraId="00000048" w14:textId="77777777" w:rsidR="00D1038E" w:rsidRDefault="00D1038E"/>
    <w:p w14:paraId="00000049" w14:textId="77777777" w:rsidR="00D1038E" w:rsidRDefault="00D1038E"/>
    <w:p w14:paraId="0000004A" w14:textId="77777777" w:rsidR="00D1038E" w:rsidRDefault="00D1038E"/>
    <w:p w14:paraId="0000004B" w14:textId="77777777" w:rsidR="00D1038E" w:rsidRDefault="008E1079">
      <w:pPr>
        <w:spacing w:after="160" w:line="259" w:lineRule="auto"/>
        <w:jc w:val="left"/>
      </w:pPr>
      <w:r>
        <w:br w:type="page"/>
      </w:r>
    </w:p>
    <w:sdt>
      <w:sdtPr>
        <w:rPr>
          <w:rFonts w:eastAsia="Times New Roman" w:cs="Times New Roman"/>
          <w:b w:val="0"/>
          <w:szCs w:val="24"/>
          <w:lang w:val="es-ES"/>
        </w:rPr>
        <w:id w:val="-1038346188"/>
        <w:docPartObj>
          <w:docPartGallery w:val="Table of Contents"/>
          <w:docPartUnique/>
        </w:docPartObj>
      </w:sdtPr>
      <w:sdtEndPr>
        <w:rPr>
          <w:bCs/>
        </w:rPr>
      </w:sdtEndPr>
      <w:sdtContent>
        <w:p w14:paraId="615FBE8D" w14:textId="01C5DB9D" w:rsidR="00C73887" w:rsidRDefault="00C73887">
          <w:pPr>
            <w:pStyle w:val="TtulodeTDC"/>
          </w:pPr>
          <w:r>
            <w:rPr>
              <w:lang w:val="es-ES"/>
            </w:rPr>
            <w:t>Tabla de contenido</w:t>
          </w:r>
        </w:p>
        <w:p w14:paraId="6CE657A4" w14:textId="77777777" w:rsidR="00251A70" w:rsidRDefault="00C73887">
          <w:pPr>
            <w:pStyle w:val="TD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3124234" w:history="1">
            <w:r w:rsidR="00251A70" w:rsidRPr="00A81450">
              <w:rPr>
                <w:rStyle w:val="Hipervnculo"/>
                <w:noProof/>
              </w:rPr>
              <w:t>Resumen</w:t>
            </w:r>
            <w:r w:rsidR="00251A70">
              <w:rPr>
                <w:noProof/>
                <w:webHidden/>
              </w:rPr>
              <w:tab/>
            </w:r>
            <w:r w:rsidR="00251A70">
              <w:rPr>
                <w:noProof/>
                <w:webHidden/>
              </w:rPr>
              <w:fldChar w:fldCharType="begin"/>
            </w:r>
            <w:r w:rsidR="00251A70">
              <w:rPr>
                <w:noProof/>
                <w:webHidden/>
              </w:rPr>
              <w:instrText xml:space="preserve"> PAGEREF _Toc183124234 \h </w:instrText>
            </w:r>
            <w:r w:rsidR="00251A70">
              <w:rPr>
                <w:noProof/>
                <w:webHidden/>
              </w:rPr>
            </w:r>
            <w:r w:rsidR="00251A70">
              <w:rPr>
                <w:noProof/>
                <w:webHidden/>
              </w:rPr>
              <w:fldChar w:fldCharType="separate"/>
            </w:r>
            <w:r w:rsidR="00251A70">
              <w:rPr>
                <w:noProof/>
                <w:webHidden/>
              </w:rPr>
              <w:t>9</w:t>
            </w:r>
            <w:r w:rsidR="00251A70">
              <w:rPr>
                <w:noProof/>
                <w:webHidden/>
              </w:rPr>
              <w:fldChar w:fldCharType="end"/>
            </w:r>
          </w:hyperlink>
        </w:p>
        <w:p w14:paraId="5BBD2DF4" w14:textId="77777777" w:rsidR="00251A70" w:rsidRDefault="00251A70">
          <w:pPr>
            <w:pStyle w:val="TDC1"/>
            <w:rPr>
              <w:rFonts w:asciiTheme="minorHAnsi" w:eastAsiaTheme="minorEastAsia" w:hAnsiTheme="minorHAnsi" w:cstheme="minorBidi"/>
              <w:noProof/>
              <w:sz w:val="22"/>
              <w:szCs w:val="22"/>
            </w:rPr>
          </w:pPr>
          <w:hyperlink w:anchor="_Toc183124235" w:history="1">
            <w:r w:rsidRPr="00A81450">
              <w:rPr>
                <w:rStyle w:val="Hipervnculo"/>
                <w:noProof/>
              </w:rPr>
              <w:t>Abstract</w:t>
            </w:r>
            <w:r>
              <w:rPr>
                <w:noProof/>
                <w:webHidden/>
              </w:rPr>
              <w:tab/>
            </w:r>
            <w:r>
              <w:rPr>
                <w:noProof/>
                <w:webHidden/>
              </w:rPr>
              <w:fldChar w:fldCharType="begin"/>
            </w:r>
            <w:r>
              <w:rPr>
                <w:noProof/>
                <w:webHidden/>
              </w:rPr>
              <w:instrText xml:space="preserve"> PAGEREF _Toc183124235 \h </w:instrText>
            </w:r>
            <w:r>
              <w:rPr>
                <w:noProof/>
                <w:webHidden/>
              </w:rPr>
            </w:r>
            <w:r>
              <w:rPr>
                <w:noProof/>
                <w:webHidden/>
              </w:rPr>
              <w:fldChar w:fldCharType="separate"/>
            </w:r>
            <w:r>
              <w:rPr>
                <w:noProof/>
                <w:webHidden/>
              </w:rPr>
              <w:t>10</w:t>
            </w:r>
            <w:r>
              <w:rPr>
                <w:noProof/>
                <w:webHidden/>
              </w:rPr>
              <w:fldChar w:fldCharType="end"/>
            </w:r>
          </w:hyperlink>
        </w:p>
        <w:p w14:paraId="0398E1C1" w14:textId="77777777" w:rsidR="00251A70" w:rsidRDefault="00251A70">
          <w:pPr>
            <w:pStyle w:val="TDC1"/>
            <w:tabs>
              <w:tab w:val="left" w:pos="442"/>
            </w:tabs>
            <w:rPr>
              <w:rFonts w:asciiTheme="minorHAnsi" w:eastAsiaTheme="minorEastAsia" w:hAnsiTheme="minorHAnsi" w:cstheme="minorBidi"/>
              <w:noProof/>
              <w:sz w:val="22"/>
              <w:szCs w:val="22"/>
            </w:rPr>
          </w:pPr>
          <w:hyperlink w:anchor="_Toc183124236" w:history="1">
            <w:r w:rsidRPr="00A81450">
              <w:rPr>
                <w:rStyle w:val="Hipervnculo"/>
                <w:noProof/>
              </w:rPr>
              <w:t>1.</w:t>
            </w:r>
            <w:r>
              <w:rPr>
                <w:rFonts w:asciiTheme="minorHAnsi" w:eastAsiaTheme="minorEastAsia" w:hAnsiTheme="minorHAnsi" w:cstheme="minorBidi"/>
                <w:noProof/>
                <w:sz w:val="22"/>
                <w:szCs w:val="22"/>
              </w:rPr>
              <w:tab/>
            </w:r>
            <w:r w:rsidRPr="00A81450">
              <w:rPr>
                <w:rStyle w:val="Hipervnculo"/>
                <w:noProof/>
              </w:rPr>
              <w:t>Descripción del problema</w:t>
            </w:r>
            <w:r>
              <w:rPr>
                <w:noProof/>
                <w:webHidden/>
              </w:rPr>
              <w:tab/>
            </w:r>
            <w:r>
              <w:rPr>
                <w:noProof/>
                <w:webHidden/>
              </w:rPr>
              <w:fldChar w:fldCharType="begin"/>
            </w:r>
            <w:r>
              <w:rPr>
                <w:noProof/>
                <w:webHidden/>
              </w:rPr>
              <w:instrText xml:space="preserve"> PAGEREF _Toc183124236 \h </w:instrText>
            </w:r>
            <w:r>
              <w:rPr>
                <w:noProof/>
                <w:webHidden/>
              </w:rPr>
            </w:r>
            <w:r>
              <w:rPr>
                <w:noProof/>
                <w:webHidden/>
              </w:rPr>
              <w:fldChar w:fldCharType="separate"/>
            </w:r>
            <w:r>
              <w:rPr>
                <w:noProof/>
                <w:webHidden/>
              </w:rPr>
              <w:t>11</w:t>
            </w:r>
            <w:r>
              <w:rPr>
                <w:noProof/>
                <w:webHidden/>
              </w:rPr>
              <w:fldChar w:fldCharType="end"/>
            </w:r>
          </w:hyperlink>
        </w:p>
        <w:p w14:paraId="1B19631C" w14:textId="77777777" w:rsidR="00251A70" w:rsidRDefault="00251A70">
          <w:pPr>
            <w:pStyle w:val="TDC2"/>
            <w:tabs>
              <w:tab w:val="left" w:pos="958"/>
              <w:tab w:val="right" w:leader="dot" w:pos="9394"/>
            </w:tabs>
            <w:rPr>
              <w:rFonts w:asciiTheme="minorHAnsi" w:eastAsiaTheme="minorEastAsia" w:hAnsiTheme="minorHAnsi" w:cstheme="minorBidi"/>
              <w:noProof/>
              <w:sz w:val="22"/>
              <w:szCs w:val="22"/>
            </w:rPr>
          </w:pPr>
          <w:hyperlink w:anchor="_Toc183124237" w:history="1">
            <w:r w:rsidRPr="00A81450">
              <w:rPr>
                <w:rStyle w:val="Hipervnculo"/>
                <w:noProof/>
              </w:rPr>
              <w:t>1.1.</w:t>
            </w:r>
            <w:r>
              <w:rPr>
                <w:rFonts w:asciiTheme="minorHAnsi" w:eastAsiaTheme="minorEastAsia" w:hAnsiTheme="minorHAnsi" w:cstheme="minorBidi"/>
                <w:noProof/>
                <w:sz w:val="22"/>
                <w:szCs w:val="22"/>
              </w:rPr>
              <w:tab/>
            </w:r>
            <w:r w:rsidRPr="00A81450">
              <w:rPr>
                <w:rStyle w:val="Hipervnculo"/>
                <w:noProof/>
              </w:rPr>
              <w:t>Problema de negocio</w:t>
            </w:r>
            <w:r>
              <w:rPr>
                <w:noProof/>
                <w:webHidden/>
              </w:rPr>
              <w:tab/>
            </w:r>
            <w:r>
              <w:rPr>
                <w:noProof/>
                <w:webHidden/>
              </w:rPr>
              <w:fldChar w:fldCharType="begin"/>
            </w:r>
            <w:r>
              <w:rPr>
                <w:noProof/>
                <w:webHidden/>
              </w:rPr>
              <w:instrText xml:space="preserve"> PAGEREF _Toc183124237 \h </w:instrText>
            </w:r>
            <w:r>
              <w:rPr>
                <w:noProof/>
                <w:webHidden/>
              </w:rPr>
            </w:r>
            <w:r>
              <w:rPr>
                <w:noProof/>
                <w:webHidden/>
              </w:rPr>
              <w:fldChar w:fldCharType="separate"/>
            </w:r>
            <w:r>
              <w:rPr>
                <w:noProof/>
                <w:webHidden/>
              </w:rPr>
              <w:t>12</w:t>
            </w:r>
            <w:r>
              <w:rPr>
                <w:noProof/>
                <w:webHidden/>
              </w:rPr>
              <w:fldChar w:fldCharType="end"/>
            </w:r>
          </w:hyperlink>
        </w:p>
        <w:p w14:paraId="37FBF347" w14:textId="77777777" w:rsidR="00251A70" w:rsidRDefault="00251A70">
          <w:pPr>
            <w:pStyle w:val="TDC2"/>
            <w:tabs>
              <w:tab w:val="left" w:pos="958"/>
              <w:tab w:val="right" w:leader="dot" w:pos="9394"/>
            </w:tabs>
            <w:rPr>
              <w:rFonts w:asciiTheme="minorHAnsi" w:eastAsiaTheme="minorEastAsia" w:hAnsiTheme="minorHAnsi" w:cstheme="minorBidi"/>
              <w:noProof/>
              <w:sz w:val="22"/>
              <w:szCs w:val="22"/>
            </w:rPr>
          </w:pPr>
          <w:hyperlink w:anchor="_Toc183124238" w:history="1">
            <w:r w:rsidRPr="00A81450">
              <w:rPr>
                <w:rStyle w:val="Hipervnculo"/>
                <w:noProof/>
              </w:rPr>
              <w:t>1.2.</w:t>
            </w:r>
            <w:r>
              <w:rPr>
                <w:rFonts w:asciiTheme="minorHAnsi" w:eastAsiaTheme="minorEastAsia" w:hAnsiTheme="minorHAnsi" w:cstheme="minorBidi"/>
                <w:noProof/>
                <w:sz w:val="22"/>
                <w:szCs w:val="22"/>
              </w:rPr>
              <w:tab/>
            </w:r>
            <w:r w:rsidRPr="00A81450">
              <w:rPr>
                <w:rStyle w:val="Hipervnculo"/>
                <w:noProof/>
              </w:rPr>
              <w:t>Aproximación desde la analítica de datos</w:t>
            </w:r>
            <w:r>
              <w:rPr>
                <w:noProof/>
                <w:webHidden/>
              </w:rPr>
              <w:tab/>
            </w:r>
            <w:r>
              <w:rPr>
                <w:noProof/>
                <w:webHidden/>
              </w:rPr>
              <w:fldChar w:fldCharType="begin"/>
            </w:r>
            <w:r>
              <w:rPr>
                <w:noProof/>
                <w:webHidden/>
              </w:rPr>
              <w:instrText xml:space="preserve"> PAGEREF _Toc183124238 \h </w:instrText>
            </w:r>
            <w:r>
              <w:rPr>
                <w:noProof/>
                <w:webHidden/>
              </w:rPr>
            </w:r>
            <w:r>
              <w:rPr>
                <w:noProof/>
                <w:webHidden/>
              </w:rPr>
              <w:fldChar w:fldCharType="separate"/>
            </w:r>
            <w:r>
              <w:rPr>
                <w:noProof/>
                <w:webHidden/>
              </w:rPr>
              <w:t>12</w:t>
            </w:r>
            <w:r>
              <w:rPr>
                <w:noProof/>
                <w:webHidden/>
              </w:rPr>
              <w:fldChar w:fldCharType="end"/>
            </w:r>
          </w:hyperlink>
        </w:p>
        <w:p w14:paraId="57B0B6EB" w14:textId="77777777" w:rsidR="00251A70" w:rsidRDefault="00251A70">
          <w:pPr>
            <w:pStyle w:val="TDC2"/>
            <w:tabs>
              <w:tab w:val="left" w:pos="958"/>
              <w:tab w:val="right" w:leader="dot" w:pos="9394"/>
            </w:tabs>
            <w:rPr>
              <w:rFonts w:asciiTheme="minorHAnsi" w:eastAsiaTheme="minorEastAsia" w:hAnsiTheme="minorHAnsi" w:cstheme="minorBidi"/>
              <w:noProof/>
              <w:sz w:val="22"/>
              <w:szCs w:val="22"/>
            </w:rPr>
          </w:pPr>
          <w:hyperlink w:anchor="_Toc183124239" w:history="1">
            <w:r w:rsidRPr="00A81450">
              <w:rPr>
                <w:rStyle w:val="Hipervnculo"/>
                <w:noProof/>
              </w:rPr>
              <w:t>1.3.</w:t>
            </w:r>
            <w:r>
              <w:rPr>
                <w:rFonts w:asciiTheme="minorHAnsi" w:eastAsiaTheme="minorEastAsia" w:hAnsiTheme="minorHAnsi" w:cstheme="minorBidi"/>
                <w:noProof/>
                <w:sz w:val="22"/>
                <w:szCs w:val="22"/>
              </w:rPr>
              <w:tab/>
            </w:r>
            <w:r w:rsidRPr="00A81450">
              <w:rPr>
                <w:rStyle w:val="Hipervnculo"/>
                <w:noProof/>
              </w:rPr>
              <w:t>Origen de los datos</w:t>
            </w:r>
            <w:r>
              <w:rPr>
                <w:noProof/>
                <w:webHidden/>
              </w:rPr>
              <w:tab/>
            </w:r>
            <w:r>
              <w:rPr>
                <w:noProof/>
                <w:webHidden/>
              </w:rPr>
              <w:fldChar w:fldCharType="begin"/>
            </w:r>
            <w:r>
              <w:rPr>
                <w:noProof/>
                <w:webHidden/>
              </w:rPr>
              <w:instrText xml:space="preserve"> PAGEREF _Toc183124239 \h </w:instrText>
            </w:r>
            <w:r>
              <w:rPr>
                <w:noProof/>
                <w:webHidden/>
              </w:rPr>
            </w:r>
            <w:r>
              <w:rPr>
                <w:noProof/>
                <w:webHidden/>
              </w:rPr>
              <w:fldChar w:fldCharType="separate"/>
            </w:r>
            <w:r>
              <w:rPr>
                <w:noProof/>
                <w:webHidden/>
              </w:rPr>
              <w:t>13</w:t>
            </w:r>
            <w:r>
              <w:rPr>
                <w:noProof/>
                <w:webHidden/>
              </w:rPr>
              <w:fldChar w:fldCharType="end"/>
            </w:r>
          </w:hyperlink>
        </w:p>
        <w:p w14:paraId="31664431" w14:textId="77777777" w:rsidR="00251A70" w:rsidRDefault="00251A70">
          <w:pPr>
            <w:pStyle w:val="TDC2"/>
            <w:tabs>
              <w:tab w:val="left" w:pos="958"/>
              <w:tab w:val="right" w:leader="dot" w:pos="9394"/>
            </w:tabs>
            <w:rPr>
              <w:rFonts w:asciiTheme="minorHAnsi" w:eastAsiaTheme="minorEastAsia" w:hAnsiTheme="minorHAnsi" w:cstheme="minorBidi"/>
              <w:noProof/>
              <w:sz w:val="22"/>
              <w:szCs w:val="22"/>
            </w:rPr>
          </w:pPr>
          <w:hyperlink w:anchor="_Toc183124240" w:history="1">
            <w:r w:rsidRPr="00A81450">
              <w:rPr>
                <w:rStyle w:val="Hipervnculo"/>
                <w:noProof/>
              </w:rPr>
              <w:t>1.4.</w:t>
            </w:r>
            <w:r>
              <w:rPr>
                <w:rFonts w:asciiTheme="minorHAnsi" w:eastAsiaTheme="minorEastAsia" w:hAnsiTheme="minorHAnsi" w:cstheme="minorBidi"/>
                <w:noProof/>
                <w:sz w:val="22"/>
                <w:szCs w:val="22"/>
              </w:rPr>
              <w:tab/>
            </w:r>
            <w:r w:rsidRPr="00A81450">
              <w:rPr>
                <w:rStyle w:val="Hipervnculo"/>
                <w:noProof/>
              </w:rPr>
              <w:t>Métricas de desempeño</w:t>
            </w:r>
            <w:r>
              <w:rPr>
                <w:noProof/>
                <w:webHidden/>
              </w:rPr>
              <w:tab/>
            </w:r>
            <w:r>
              <w:rPr>
                <w:noProof/>
                <w:webHidden/>
              </w:rPr>
              <w:fldChar w:fldCharType="begin"/>
            </w:r>
            <w:r>
              <w:rPr>
                <w:noProof/>
                <w:webHidden/>
              </w:rPr>
              <w:instrText xml:space="preserve"> PAGEREF _Toc183124240 \h </w:instrText>
            </w:r>
            <w:r>
              <w:rPr>
                <w:noProof/>
                <w:webHidden/>
              </w:rPr>
            </w:r>
            <w:r>
              <w:rPr>
                <w:noProof/>
                <w:webHidden/>
              </w:rPr>
              <w:fldChar w:fldCharType="separate"/>
            </w:r>
            <w:r>
              <w:rPr>
                <w:noProof/>
                <w:webHidden/>
              </w:rPr>
              <w:t>13</w:t>
            </w:r>
            <w:r>
              <w:rPr>
                <w:noProof/>
                <w:webHidden/>
              </w:rPr>
              <w:fldChar w:fldCharType="end"/>
            </w:r>
          </w:hyperlink>
        </w:p>
        <w:p w14:paraId="3B52D814" w14:textId="77777777" w:rsidR="00251A70" w:rsidRDefault="00251A70">
          <w:pPr>
            <w:pStyle w:val="TDC1"/>
            <w:tabs>
              <w:tab w:val="left" w:pos="442"/>
            </w:tabs>
            <w:rPr>
              <w:rFonts w:asciiTheme="minorHAnsi" w:eastAsiaTheme="minorEastAsia" w:hAnsiTheme="minorHAnsi" w:cstheme="minorBidi"/>
              <w:noProof/>
              <w:sz w:val="22"/>
              <w:szCs w:val="22"/>
            </w:rPr>
          </w:pPr>
          <w:hyperlink w:anchor="_Toc183124241" w:history="1">
            <w:r w:rsidRPr="00A81450">
              <w:rPr>
                <w:rStyle w:val="Hipervnculo"/>
                <w:noProof/>
              </w:rPr>
              <w:t>2.</w:t>
            </w:r>
            <w:r>
              <w:rPr>
                <w:rFonts w:asciiTheme="minorHAnsi" w:eastAsiaTheme="minorEastAsia" w:hAnsiTheme="minorHAnsi" w:cstheme="minorBidi"/>
                <w:noProof/>
                <w:sz w:val="22"/>
                <w:szCs w:val="22"/>
              </w:rPr>
              <w:tab/>
            </w:r>
            <w:r w:rsidRPr="00A81450">
              <w:rPr>
                <w:rStyle w:val="Hipervnculo"/>
                <w:noProof/>
              </w:rPr>
              <w:t>Objetivos</w:t>
            </w:r>
            <w:r>
              <w:rPr>
                <w:noProof/>
                <w:webHidden/>
              </w:rPr>
              <w:tab/>
            </w:r>
            <w:r>
              <w:rPr>
                <w:noProof/>
                <w:webHidden/>
              </w:rPr>
              <w:fldChar w:fldCharType="begin"/>
            </w:r>
            <w:r>
              <w:rPr>
                <w:noProof/>
                <w:webHidden/>
              </w:rPr>
              <w:instrText xml:space="preserve"> PAGEREF _Toc183124241 \h </w:instrText>
            </w:r>
            <w:r>
              <w:rPr>
                <w:noProof/>
                <w:webHidden/>
              </w:rPr>
            </w:r>
            <w:r>
              <w:rPr>
                <w:noProof/>
                <w:webHidden/>
              </w:rPr>
              <w:fldChar w:fldCharType="separate"/>
            </w:r>
            <w:r>
              <w:rPr>
                <w:noProof/>
                <w:webHidden/>
              </w:rPr>
              <w:t>15</w:t>
            </w:r>
            <w:r>
              <w:rPr>
                <w:noProof/>
                <w:webHidden/>
              </w:rPr>
              <w:fldChar w:fldCharType="end"/>
            </w:r>
          </w:hyperlink>
        </w:p>
        <w:p w14:paraId="74384DA8" w14:textId="77777777" w:rsidR="00251A70" w:rsidRDefault="00251A70">
          <w:pPr>
            <w:pStyle w:val="TDC2"/>
            <w:tabs>
              <w:tab w:val="left" w:pos="958"/>
              <w:tab w:val="right" w:leader="dot" w:pos="9394"/>
            </w:tabs>
            <w:rPr>
              <w:rFonts w:asciiTheme="minorHAnsi" w:eastAsiaTheme="minorEastAsia" w:hAnsiTheme="minorHAnsi" w:cstheme="minorBidi"/>
              <w:noProof/>
              <w:sz w:val="22"/>
              <w:szCs w:val="22"/>
            </w:rPr>
          </w:pPr>
          <w:hyperlink w:anchor="_Toc183124242" w:history="1">
            <w:r w:rsidRPr="00A81450">
              <w:rPr>
                <w:rStyle w:val="Hipervnculo"/>
                <w:noProof/>
              </w:rPr>
              <w:t>2.1.</w:t>
            </w:r>
            <w:r>
              <w:rPr>
                <w:rFonts w:asciiTheme="minorHAnsi" w:eastAsiaTheme="minorEastAsia" w:hAnsiTheme="minorHAnsi" w:cstheme="minorBidi"/>
                <w:noProof/>
                <w:sz w:val="22"/>
                <w:szCs w:val="22"/>
              </w:rPr>
              <w:tab/>
            </w:r>
            <w:r w:rsidRPr="00A81450">
              <w:rPr>
                <w:rStyle w:val="Hipervnculo"/>
                <w:noProof/>
              </w:rPr>
              <w:t>Objetivo general</w:t>
            </w:r>
            <w:r>
              <w:rPr>
                <w:noProof/>
                <w:webHidden/>
              </w:rPr>
              <w:tab/>
            </w:r>
            <w:r>
              <w:rPr>
                <w:noProof/>
                <w:webHidden/>
              </w:rPr>
              <w:fldChar w:fldCharType="begin"/>
            </w:r>
            <w:r>
              <w:rPr>
                <w:noProof/>
                <w:webHidden/>
              </w:rPr>
              <w:instrText xml:space="preserve"> PAGEREF _Toc183124242 \h </w:instrText>
            </w:r>
            <w:r>
              <w:rPr>
                <w:noProof/>
                <w:webHidden/>
              </w:rPr>
            </w:r>
            <w:r>
              <w:rPr>
                <w:noProof/>
                <w:webHidden/>
              </w:rPr>
              <w:fldChar w:fldCharType="separate"/>
            </w:r>
            <w:r>
              <w:rPr>
                <w:noProof/>
                <w:webHidden/>
              </w:rPr>
              <w:t>15</w:t>
            </w:r>
            <w:r>
              <w:rPr>
                <w:noProof/>
                <w:webHidden/>
              </w:rPr>
              <w:fldChar w:fldCharType="end"/>
            </w:r>
          </w:hyperlink>
        </w:p>
        <w:p w14:paraId="2F08106E" w14:textId="77777777" w:rsidR="00251A70" w:rsidRDefault="00251A70">
          <w:pPr>
            <w:pStyle w:val="TDC2"/>
            <w:tabs>
              <w:tab w:val="left" w:pos="958"/>
              <w:tab w:val="right" w:leader="dot" w:pos="9394"/>
            </w:tabs>
            <w:rPr>
              <w:rFonts w:asciiTheme="minorHAnsi" w:eastAsiaTheme="minorEastAsia" w:hAnsiTheme="minorHAnsi" w:cstheme="minorBidi"/>
              <w:noProof/>
              <w:sz w:val="22"/>
              <w:szCs w:val="22"/>
            </w:rPr>
          </w:pPr>
          <w:hyperlink w:anchor="_Toc183124243" w:history="1">
            <w:r w:rsidRPr="00A81450">
              <w:rPr>
                <w:rStyle w:val="Hipervnculo"/>
                <w:noProof/>
              </w:rPr>
              <w:t>2.2.</w:t>
            </w:r>
            <w:r>
              <w:rPr>
                <w:rFonts w:asciiTheme="minorHAnsi" w:eastAsiaTheme="minorEastAsia" w:hAnsiTheme="minorHAnsi" w:cstheme="minorBidi"/>
                <w:noProof/>
                <w:sz w:val="22"/>
                <w:szCs w:val="22"/>
              </w:rPr>
              <w:tab/>
            </w:r>
            <w:r w:rsidRPr="00A81450">
              <w:rPr>
                <w:rStyle w:val="Hipervnculo"/>
                <w:noProof/>
              </w:rPr>
              <w:t>Objetivos específicos</w:t>
            </w:r>
            <w:r>
              <w:rPr>
                <w:noProof/>
                <w:webHidden/>
              </w:rPr>
              <w:tab/>
            </w:r>
            <w:r>
              <w:rPr>
                <w:noProof/>
                <w:webHidden/>
              </w:rPr>
              <w:fldChar w:fldCharType="begin"/>
            </w:r>
            <w:r>
              <w:rPr>
                <w:noProof/>
                <w:webHidden/>
              </w:rPr>
              <w:instrText xml:space="preserve"> PAGEREF _Toc183124243 \h </w:instrText>
            </w:r>
            <w:r>
              <w:rPr>
                <w:noProof/>
                <w:webHidden/>
              </w:rPr>
            </w:r>
            <w:r>
              <w:rPr>
                <w:noProof/>
                <w:webHidden/>
              </w:rPr>
              <w:fldChar w:fldCharType="separate"/>
            </w:r>
            <w:r>
              <w:rPr>
                <w:noProof/>
                <w:webHidden/>
              </w:rPr>
              <w:t>15</w:t>
            </w:r>
            <w:r>
              <w:rPr>
                <w:noProof/>
                <w:webHidden/>
              </w:rPr>
              <w:fldChar w:fldCharType="end"/>
            </w:r>
          </w:hyperlink>
        </w:p>
        <w:p w14:paraId="636B231A" w14:textId="77777777" w:rsidR="00251A70" w:rsidRDefault="00251A70">
          <w:pPr>
            <w:pStyle w:val="TDC1"/>
            <w:tabs>
              <w:tab w:val="left" w:pos="442"/>
            </w:tabs>
            <w:rPr>
              <w:rFonts w:asciiTheme="minorHAnsi" w:eastAsiaTheme="minorEastAsia" w:hAnsiTheme="minorHAnsi" w:cstheme="minorBidi"/>
              <w:noProof/>
              <w:sz w:val="22"/>
              <w:szCs w:val="22"/>
            </w:rPr>
          </w:pPr>
          <w:hyperlink w:anchor="_Toc183124244" w:history="1">
            <w:r w:rsidRPr="00A81450">
              <w:rPr>
                <w:rStyle w:val="Hipervnculo"/>
                <w:noProof/>
              </w:rPr>
              <w:t>3.</w:t>
            </w:r>
            <w:r>
              <w:rPr>
                <w:rFonts w:asciiTheme="minorHAnsi" w:eastAsiaTheme="minorEastAsia" w:hAnsiTheme="minorHAnsi" w:cstheme="minorBidi"/>
                <w:noProof/>
                <w:sz w:val="22"/>
                <w:szCs w:val="22"/>
              </w:rPr>
              <w:tab/>
            </w:r>
            <w:r w:rsidRPr="00A81450">
              <w:rPr>
                <w:rStyle w:val="Hipervnculo"/>
                <w:noProof/>
              </w:rPr>
              <w:t>Datos</w:t>
            </w:r>
            <w:r>
              <w:rPr>
                <w:noProof/>
                <w:webHidden/>
              </w:rPr>
              <w:tab/>
            </w:r>
            <w:r>
              <w:rPr>
                <w:noProof/>
                <w:webHidden/>
              </w:rPr>
              <w:fldChar w:fldCharType="begin"/>
            </w:r>
            <w:r>
              <w:rPr>
                <w:noProof/>
                <w:webHidden/>
              </w:rPr>
              <w:instrText xml:space="preserve"> PAGEREF _Toc183124244 \h </w:instrText>
            </w:r>
            <w:r>
              <w:rPr>
                <w:noProof/>
                <w:webHidden/>
              </w:rPr>
            </w:r>
            <w:r>
              <w:rPr>
                <w:noProof/>
                <w:webHidden/>
              </w:rPr>
              <w:fldChar w:fldCharType="separate"/>
            </w:r>
            <w:r>
              <w:rPr>
                <w:noProof/>
                <w:webHidden/>
              </w:rPr>
              <w:t>16</w:t>
            </w:r>
            <w:r>
              <w:rPr>
                <w:noProof/>
                <w:webHidden/>
              </w:rPr>
              <w:fldChar w:fldCharType="end"/>
            </w:r>
          </w:hyperlink>
        </w:p>
        <w:p w14:paraId="202E7FCD" w14:textId="77777777" w:rsidR="00251A70" w:rsidRDefault="00251A70">
          <w:pPr>
            <w:pStyle w:val="TDC2"/>
            <w:tabs>
              <w:tab w:val="left" w:pos="958"/>
              <w:tab w:val="right" w:leader="dot" w:pos="9394"/>
            </w:tabs>
            <w:rPr>
              <w:rFonts w:asciiTheme="minorHAnsi" w:eastAsiaTheme="minorEastAsia" w:hAnsiTheme="minorHAnsi" w:cstheme="minorBidi"/>
              <w:noProof/>
              <w:sz w:val="22"/>
              <w:szCs w:val="22"/>
            </w:rPr>
          </w:pPr>
          <w:hyperlink w:anchor="_Toc183124245" w:history="1">
            <w:r w:rsidRPr="00A81450">
              <w:rPr>
                <w:rStyle w:val="Hipervnculo"/>
                <w:noProof/>
              </w:rPr>
              <w:t>3.1.</w:t>
            </w:r>
            <w:r>
              <w:rPr>
                <w:rFonts w:asciiTheme="minorHAnsi" w:eastAsiaTheme="minorEastAsia" w:hAnsiTheme="minorHAnsi" w:cstheme="minorBidi"/>
                <w:noProof/>
                <w:sz w:val="22"/>
                <w:szCs w:val="22"/>
              </w:rPr>
              <w:tab/>
            </w:r>
            <w:r w:rsidRPr="00A81450">
              <w:rPr>
                <w:rStyle w:val="Hipervnculo"/>
                <w:noProof/>
              </w:rPr>
              <w:t>Datos originales</w:t>
            </w:r>
            <w:r>
              <w:rPr>
                <w:noProof/>
                <w:webHidden/>
              </w:rPr>
              <w:tab/>
            </w:r>
            <w:r>
              <w:rPr>
                <w:noProof/>
                <w:webHidden/>
              </w:rPr>
              <w:fldChar w:fldCharType="begin"/>
            </w:r>
            <w:r>
              <w:rPr>
                <w:noProof/>
                <w:webHidden/>
              </w:rPr>
              <w:instrText xml:space="preserve"> PAGEREF _Toc183124245 \h </w:instrText>
            </w:r>
            <w:r>
              <w:rPr>
                <w:noProof/>
                <w:webHidden/>
              </w:rPr>
            </w:r>
            <w:r>
              <w:rPr>
                <w:noProof/>
                <w:webHidden/>
              </w:rPr>
              <w:fldChar w:fldCharType="separate"/>
            </w:r>
            <w:r>
              <w:rPr>
                <w:noProof/>
                <w:webHidden/>
              </w:rPr>
              <w:t>16</w:t>
            </w:r>
            <w:r>
              <w:rPr>
                <w:noProof/>
                <w:webHidden/>
              </w:rPr>
              <w:fldChar w:fldCharType="end"/>
            </w:r>
          </w:hyperlink>
        </w:p>
        <w:p w14:paraId="32E9AFC5" w14:textId="77777777" w:rsidR="00251A70" w:rsidRDefault="00251A70">
          <w:pPr>
            <w:pStyle w:val="TDC2"/>
            <w:tabs>
              <w:tab w:val="left" w:pos="958"/>
              <w:tab w:val="right" w:leader="dot" w:pos="9394"/>
            </w:tabs>
            <w:rPr>
              <w:rFonts w:asciiTheme="minorHAnsi" w:eastAsiaTheme="minorEastAsia" w:hAnsiTheme="minorHAnsi" w:cstheme="minorBidi"/>
              <w:noProof/>
              <w:sz w:val="22"/>
              <w:szCs w:val="22"/>
            </w:rPr>
          </w:pPr>
          <w:hyperlink w:anchor="_Toc183124246" w:history="1">
            <w:r w:rsidRPr="00A81450">
              <w:rPr>
                <w:rStyle w:val="Hipervnculo"/>
                <w:noProof/>
              </w:rPr>
              <w:t>3.2.</w:t>
            </w:r>
            <w:r>
              <w:rPr>
                <w:rFonts w:asciiTheme="minorHAnsi" w:eastAsiaTheme="minorEastAsia" w:hAnsiTheme="minorHAnsi" w:cstheme="minorBidi"/>
                <w:noProof/>
                <w:sz w:val="22"/>
                <w:szCs w:val="22"/>
              </w:rPr>
              <w:tab/>
            </w:r>
            <w:r w:rsidRPr="00A81450">
              <w:rPr>
                <w:rStyle w:val="Hipervnculo"/>
                <w:noProof/>
              </w:rPr>
              <w:t>Dataset</w:t>
            </w:r>
            <w:r>
              <w:rPr>
                <w:noProof/>
                <w:webHidden/>
              </w:rPr>
              <w:tab/>
            </w:r>
            <w:r>
              <w:rPr>
                <w:noProof/>
                <w:webHidden/>
              </w:rPr>
              <w:fldChar w:fldCharType="begin"/>
            </w:r>
            <w:r>
              <w:rPr>
                <w:noProof/>
                <w:webHidden/>
              </w:rPr>
              <w:instrText xml:space="preserve"> PAGEREF _Toc183124246 \h </w:instrText>
            </w:r>
            <w:r>
              <w:rPr>
                <w:noProof/>
                <w:webHidden/>
              </w:rPr>
            </w:r>
            <w:r>
              <w:rPr>
                <w:noProof/>
                <w:webHidden/>
              </w:rPr>
              <w:fldChar w:fldCharType="separate"/>
            </w:r>
            <w:r>
              <w:rPr>
                <w:noProof/>
                <w:webHidden/>
              </w:rPr>
              <w:t>19</w:t>
            </w:r>
            <w:r>
              <w:rPr>
                <w:noProof/>
                <w:webHidden/>
              </w:rPr>
              <w:fldChar w:fldCharType="end"/>
            </w:r>
          </w:hyperlink>
        </w:p>
        <w:p w14:paraId="4A08D94E" w14:textId="77777777" w:rsidR="00251A70" w:rsidRDefault="00251A70">
          <w:pPr>
            <w:pStyle w:val="TDC2"/>
            <w:tabs>
              <w:tab w:val="left" w:pos="958"/>
              <w:tab w:val="right" w:leader="dot" w:pos="9394"/>
            </w:tabs>
            <w:rPr>
              <w:rFonts w:asciiTheme="minorHAnsi" w:eastAsiaTheme="minorEastAsia" w:hAnsiTheme="minorHAnsi" w:cstheme="minorBidi"/>
              <w:noProof/>
              <w:sz w:val="22"/>
              <w:szCs w:val="22"/>
            </w:rPr>
          </w:pPr>
          <w:hyperlink w:anchor="_Toc183124247" w:history="1">
            <w:r w:rsidRPr="00A81450">
              <w:rPr>
                <w:rStyle w:val="Hipervnculo"/>
                <w:noProof/>
              </w:rPr>
              <w:t>3.3.</w:t>
            </w:r>
            <w:r>
              <w:rPr>
                <w:rFonts w:asciiTheme="minorHAnsi" w:eastAsiaTheme="minorEastAsia" w:hAnsiTheme="minorHAnsi" w:cstheme="minorBidi"/>
                <w:noProof/>
                <w:sz w:val="22"/>
                <w:szCs w:val="22"/>
              </w:rPr>
              <w:tab/>
            </w:r>
            <w:r w:rsidRPr="00A81450">
              <w:rPr>
                <w:rStyle w:val="Hipervnculo"/>
                <w:noProof/>
              </w:rPr>
              <w:t>Analítica descriptiva</w:t>
            </w:r>
            <w:r>
              <w:rPr>
                <w:noProof/>
                <w:webHidden/>
              </w:rPr>
              <w:tab/>
            </w:r>
            <w:r>
              <w:rPr>
                <w:noProof/>
                <w:webHidden/>
              </w:rPr>
              <w:fldChar w:fldCharType="begin"/>
            </w:r>
            <w:r>
              <w:rPr>
                <w:noProof/>
                <w:webHidden/>
              </w:rPr>
              <w:instrText xml:space="preserve"> PAGEREF _Toc183124247 \h </w:instrText>
            </w:r>
            <w:r>
              <w:rPr>
                <w:noProof/>
                <w:webHidden/>
              </w:rPr>
            </w:r>
            <w:r>
              <w:rPr>
                <w:noProof/>
                <w:webHidden/>
              </w:rPr>
              <w:fldChar w:fldCharType="separate"/>
            </w:r>
            <w:r>
              <w:rPr>
                <w:noProof/>
                <w:webHidden/>
              </w:rPr>
              <w:t>22</w:t>
            </w:r>
            <w:r>
              <w:rPr>
                <w:noProof/>
                <w:webHidden/>
              </w:rPr>
              <w:fldChar w:fldCharType="end"/>
            </w:r>
          </w:hyperlink>
        </w:p>
        <w:p w14:paraId="50855CC7" w14:textId="77777777" w:rsidR="00251A70" w:rsidRDefault="00251A70">
          <w:pPr>
            <w:pStyle w:val="TDC1"/>
            <w:tabs>
              <w:tab w:val="left" w:pos="442"/>
            </w:tabs>
            <w:rPr>
              <w:rFonts w:asciiTheme="minorHAnsi" w:eastAsiaTheme="minorEastAsia" w:hAnsiTheme="minorHAnsi" w:cstheme="minorBidi"/>
              <w:noProof/>
              <w:sz w:val="22"/>
              <w:szCs w:val="22"/>
            </w:rPr>
          </w:pPr>
          <w:hyperlink w:anchor="_Toc183124248" w:history="1">
            <w:r w:rsidRPr="00A81450">
              <w:rPr>
                <w:rStyle w:val="Hipervnculo"/>
                <w:noProof/>
              </w:rPr>
              <w:t>4.</w:t>
            </w:r>
            <w:r>
              <w:rPr>
                <w:rFonts w:asciiTheme="minorHAnsi" w:eastAsiaTheme="minorEastAsia" w:hAnsiTheme="minorHAnsi" w:cstheme="minorBidi"/>
                <w:noProof/>
                <w:sz w:val="22"/>
                <w:szCs w:val="22"/>
              </w:rPr>
              <w:tab/>
            </w:r>
            <w:r w:rsidRPr="00A81450">
              <w:rPr>
                <w:rStyle w:val="Hipervnculo"/>
                <w:noProof/>
              </w:rPr>
              <w:t>Proceso de analítica</w:t>
            </w:r>
            <w:r>
              <w:rPr>
                <w:noProof/>
                <w:webHidden/>
              </w:rPr>
              <w:tab/>
            </w:r>
            <w:r>
              <w:rPr>
                <w:noProof/>
                <w:webHidden/>
              </w:rPr>
              <w:fldChar w:fldCharType="begin"/>
            </w:r>
            <w:r>
              <w:rPr>
                <w:noProof/>
                <w:webHidden/>
              </w:rPr>
              <w:instrText xml:space="preserve"> PAGEREF _Toc183124248 \h </w:instrText>
            </w:r>
            <w:r>
              <w:rPr>
                <w:noProof/>
                <w:webHidden/>
              </w:rPr>
            </w:r>
            <w:r>
              <w:rPr>
                <w:noProof/>
                <w:webHidden/>
              </w:rPr>
              <w:fldChar w:fldCharType="separate"/>
            </w:r>
            <w:r>
              <w:rPr>
                <w:noProof/>
                <w:webHidden/>
              </w:rPr>
              <w:t>25</w:t>
            </w:r>
            <w:r>
              <w:rPr>
                <w:noProof/>
                <w:webHidden/>
              </w:rPr>
              <w:fldChar w:fldCharType="end"/>
            </w:r>
          </w:hyperlink>
        </w:p>
        <w:p w14:paraId="27451729" w14:textId="77777777" w:rsidR="00251A70" w:rsidRDefault="00251A70">
          <w:pPr>
            <w:pStyle w:val="TDC2"/>
            <w:tabs>
              <w:tab w:val="left" w:pos="958"/>
              <w:tab w:val="right" w:leader="dot" w:pos="9394"/>
            </w:tabs>
            <w:rPr>
              <w:rFonts w:asciiTheme="minorHAnsi" w:eastAsiaTheme="minorEastAsia" w:hAnsiTheme="minorHAnsi" w:cstheme="minorBidi"/>
              <w:noProof/>
              <w:sz w:val="22"/>
              <w:szCs w:val="22"/>
            </w:rPr>
          </w:pPr>
          <w:hyperlink w:anchor="_Toc183124249" w:history="1">
            <w:r w:rsidRPr="00A81450">
              <w:rPr>
                <w:rStyle w:val="Hipervnculo"/>
                <w:noProof/>
              </w:rPr>
              <w:t>4.1.</w:t>
            </w:r>
            <w:r>
              <w:rPr>
                <w:rFonts w:asciiTheme="minorHAnsi" w:eastAsiaTheme="minorEastAsia" w:hAnsiTheme="minorHAnsi" w:cstheme="minorBidi"/>
                <w:noProof/>
                <w:sz w:val="22"/>
                <w:szCs w:val="22"/>
              </w:rPr>
              <w:tab/>
            </w:r>
            <w:r w:rsidRPr="00A81450">
              <w:rPr>
                <w:rStyle w:val="Hipervnculo"/>
                <w:noProof/>
              </w:rPr>
              <w:t>Pipeline principal</w:t>
            </w:r>
            <w:r>
              <w:rPr>
                <w:noProof/>
                <w:webHidden/>
              </w:rPr>
              <w:tab/>
            </w:r>
            <w:r>
              <w:rPr>
                <w:noProof/>
                <w:webHidden/>
              </w:rPr>
              <w:fldChar w:fldCharType="begin"/>
            </w:r>
            <w:r>
              <w:rPr>
                <w:noProof/>
                <w:webHidden/>
              </w:rPr>
              <w:instrText xml:space="preserve"> PAGEREF _Toc183124249 \h </w:instrText>
            </w:r>
            <w:r>
              <w:rPr>
                <w:noProof/>
                <w:webHidden/>
              </w:rPr>
            </w:r>
            <w:r>
              <w:rPr>
                <w:noProof/>
                <w:webHidden/>
              </w:rPr>
              <w:fldChar w:fldCharType="separate"/>
            </w:r>
            <w:r>
              <w:rPr>
                <w:noProof/>
                <w:webHidden/>
              </w:rPr>
              <w:t>25</w:t>
            </w:r>
            <w:r>
              <w:rPr>
                <w:noProof/>
                <w:webHidden/>
              </w:rPr>
              <w:fldChar w:fldCharType="end"/>
            </w:r>
          </w:hyperlink>
        </w:p>
        <w:p w14:paraId="209643B5" w14:textId="77777777" w:rsidR="00251A70" w:rsidRDefault="00251A70">
          <w:pPr>
            <w:pStyle w:val="TDC2"/>
            <w:tabs>
              <w:tab w:val="left" w:pos="958"/>
              <w:tab w:val="right" w:leader="dot" w:pos="9394"/>
            </w:tabs>
            <w:rPr>
              <w:rFonts w:asciiTheme="minorHAnsi" w:eastAsiaTheme="minorEastAsia" w:hAnsiTheme="minorHAnsi" w:cstheme="minorBidi"/>
              <w:noProof/>
              <w:sz w:val="22"/>
              <w:szCs w:val="22"/>
            </w:rPr>
          </w:pPr>
          <w:hyperlink w:anchor="_Toc183124250" w:history="1">
            <w:r w:rsidRPr="00A81450">
              <w:rPr>
                <w:rStyle w:val="Hipervnculo"/>
                <w:noProof/>
              </w:rPr>
              <w:t>4.2.</w:t>
            </w:r>
            <w:r>
              <w:rPr>
                <w:rFonts w:asciiTheme="minorHAnsi" w:eastAsiaTheme="minorEastAsia" w:hAnsiTheme="minorHAnsi" w:cstheme="minorBidi"/>
                <w:noProof/>
                <w:sz w:val="22"/>
                <w:szCs w:val="22"/>
              </w:rPr>
              <w:tab/>
            </w:r>
            <w:r w:rsidRPr="00A81450">
              <w:rPr>
                <w:rStyle w:val="Hipervnculo"/>
                <w:noProof/>
              </w:rPr>
              <w:t>Pre procesamiento</w:t>
            </w:r>
            <w:r>
              <w:rPr>
                <w:noProof/>
                <w:webHidden/>
              </w:rPr>
              <w:tab/>
            </w:r>
            <w:r>
              <w:rPr>
                <w:noProof/>
                <w:webHidden/>
              </w:rPr>
              <w:fldChar w:fldCharType="begin"/>
            </w:r>
            <w:r>
              <w:rPr>
                <w:noProof/>
                <w:webHidden/>
              </w:rPr>
              <w:instrText xml:space="preserve"> PAGEREF _Toc183124250 \h </w:instrText>
            </w:r>
            <w:r>
              <w:rPr>
                <w:noProof/>
                <w:webHidden/>
              </w:rPr>
            </w:r>
            <w:r>
              <w:rPr>
                <w:noProof/>
                <w:webHidden/>
              </w:rPr>
              <w:fldChar w:fldCharType="separate"/>
            </w:r>
            <w:r>
              <w:rPr>
                <w:noProof/>
                <w:webHidden/>
              </w:rPr>
              <w:t>25</w:t>
            </w:r>
            <w:r>
              <w:rPr>
                <w:noProof/>
                <w:webHidden/>
              </w:rPr>
              <w:fldChar w:fldCharType="end"/>
            </w:r>
          </w:hyperlink>
        </w:p>
        <w:p w14:paraId="3FB038FE" w14:textId="77777777" w:rsidR="00251A70" w:rsidRDefault="00251A70">
          <w:pPr>
            <w:pStyle w:val="TDC2"/>
            <w:tabs>
              <w:tab w:val="left" w:pos="958"/>
              <w:tab w:val="right" w:leader="dot" w:pos="9394"/>
            </w:tabs>
            <w:rPr>
              <w:rFonts w:asciiTheme="minorHAnsi" w:eastAsiaTheme="minorEastAsia" w:hAnsiTheme="minorHAnsi" w:cstheme="minorBidi"/>
              <w:noProof/>
              <w:sz w:val="22"/>
              <w:szCs w:val="22"/>
            </w:rPr>
          </w:pPr>
          <w:hyperlink w:anchor="_Toc183124251" w:history="1">
            <w:r w:rsidRPr="00A81450">
              <w:rPr>
                <w:rStyle w:val="Hipervnculo"/>
                <w:noProof/>
              </w:rPr>
              <w:t>4.3.</w:t>
            </w:r>
            <w:r>
              <w:rPr>
                <w:rFonts w:asciiTheme="minorHAnsi" w:eastAsiaTheme="minorEastAsia" w:hAnsiTheme="minorHAnsi" w:cstheme="minorBidi"/>
                <w:noProof/>
                <w:sz w:val="22"/>
                <w:szCs w:val="22"/>
              </w:rPr>
              <w:tab/>
            </w:r>
            <w:r w:rsidRPr="00A81450">
              <w:rPr>
                <w:rStyle w:val="Hipervnculo"/>
                <w:noProof/>
              </w:rPr>
              <w:t>Modelos</w:t>
            </w:r>
            <w:r>
              <w:rPr>
                <w:noProof/>
                <w:webHidden/>
              </w:rPr>
              <w:tab/>
            </w:r>
            <w:r>
              <w:rPr>
                <w:noProof/>
                <w:webHidden/>
              </w:rPr>
              <w:fldChar w:fldCharType="begin"/>
            </w:r>
            <w:r>
              <w:rPr>
                <w:noProof/>
                <w:webHidden/>
              </w:rPr>
              <w:instrText xml:space="preserve"> PAGEREF _Toc183124251 \h </w:instrText>
            </w:r>
            <w:r>
              <w:rPr>
                <w:noProof/>
                <w:webHidden/>
              </w:rPr>
            </w:r>
            <w:r>
              <w:rPr>
                <w:noProof/>
                <w:webHidden/>
              </w:rPr>
              <w:fldChar w:fldCharType="separate"/>
            </w:r>
            <w:r>
              <w:rPr>
                <w:noProof/>
                <w:webHidden/>
              </w:rPr>
              <w:t>25</w:t>
            </w:r>
            <w:r>
              <w:rPr>
                <w:noProof/>
                <w:webHidden/>
              </w:rPr>
              <w:fldChar w:fldCharType="end"/>
            </w:r>
          </w:hyperlink>
        </w:p>
        <w:p w14:paraId="668731A0" w14:textId="77777777" w:rsidR="00251A70" w:rsidRDefault="00251A70">
          <w:pPr>
            <w:pStyle w:val="TDC2"/>
            <w:tabs>
              <w:tab w:val="left" w:pos="958"/>
              <w:tab w:val="right" w:leader="dot" w:pos="9394"/>
            </w:tabs>
            <w:rPr>
              <w:rFonts w:asciiTheme="minorHAnsi" w:eastAsiaTheme="minorEastAsia" w:hAnsiTheme="minorHAnsi" w:cstheme="minorBidi"/>
              <w:noProof/>
              <w:sz w:val="22"/>
              <w:szCs w:val="22"/>
            </w:rPr>
          </w:pPr>
          <w:hyperlink w:anchor="_Toc183124252" w:history="1">
            <w:r w:rsidRPr="00A81450">
              <w:rPr>
                <w:rStyle w:val="Hipervnculo"/>
                <w:noProof/>
              </w:rPr>
              <w:t>4.4.</w:t>
            </w:r>
            <w:r>
              <w:rPr>
                <w:rFonts w:asciiTheme="minorHAnsi" w:eastAsiaTheme="minorEastAsia" w:hAnsiTheme="minorHAnsi" w:cstheme="minorBidi"/>
                <w:noProof/>
                <w:sz w:val="22"/>
                <w:szCs w:val="22"/>
              </w:rPr>
              <w:tab/>
            </w:r>
            <w:r w:rsidRPr="00A81450">
              <w:rPr>
                <w:rStyle w:val="Hipervnculo"/>
                <w:noProof/>
              </w:rPr>
              <w:t>Métricas</w:t>
            </w:r>
            <w:r>
              <w:rPr>
                <w:noProof/>
                <w:webHidden/>
              </w:rPr>
              <w:tab/>
            </w:r>
            <w:r>
              <w:rPr>
                <w:noProof/>
                <w:webHidden/>
              </w:rPr>
              <w:fldChar w:fldCharType="begin"/>
            </w:r>
            <w:r>
              <w:rPr>
                <w:noProof/>
                <w:webHidden/>
              </w:rPr>
              <w:instrText xml:space="preserve"> PAGEREF _Toc183124252 \h </w:instrText>
            </w:r>
            <w:r>
              <w:rPr>
                <w:noProof/>
                <w:webHidden/>
              </w:rPr>
            </w:r>
            <w:r>
              <w:rPr>
                <w:noProof/>
                <w:webHidden/>
              </w:rPr>
              <w:fldChar w:fldCharType="separate"/>
            </w:r>
            <w:r>
              <w:rPr>
                <w:noProof/>
                <w:webHidden/>
              </w:rPr>
              <w:t>25</w:t>
            </w:r>
            <w:r>
              <w:rPr>
                <w:noProof/>
                <w:webHidden/>
              </w:rPr>
              <w:fldChar w:fldCharType="end"/>
            </w:r>
          </w:hyperlink>
        </w:p>
        <w:p w14:paraId="6B87C0A8" w14:textId="77777777" w:rsidR="00251A70" w:rsidRDefault="00251A70">
          <w:pPr>
            <w:pStyle w:val="TDC1"/>
            <w:tabs>
              <w:tab w:val="left" w:pos="442"/>
            </w:tabs>
            <w:rPr>
              <w:rFonts w:asciiTheme="minorHAnsi" w:eastAsiaTheme="minorEastAsia" w:hAnsiTheme="minorHAnsi" w:cstheme="minorBidi"/>
              <w:noProof/>
              <w:sz w:val="22"/>
              <w:szCs w:val="22"/>
            </w:rPr>
          </w:pPr>
          <w:hyperlink w:anchor="_Toc183124253" w:history="1">
            <w:r w:rsidRPr="00A81450">
              <w:rPr>
                <w:rStyle w:val="Hipervnculo"/>
                <w:noProof/>
              </w:rPr>
              <w:t>5.</w:t>
            </w:r>
            <w:r>
              <w:rPr>
                <w:rFonts w:asciiTheme="minorHAnsi" w:eastAsiaTheme="minorEastAsia" w:hAnsiTheme="minorHAnsi" w:cstheme="minorBidi"/>
                <w:noProof/>
                <w:sz w:val="22"/>
                <w:szCs w:val="22"/>
              </w:rPr>
              <w:tab/>
            </w:r>
            <w:r w:rsidRPr="00A81450">
              <w:rPr>
                <w:rStyle w:val="Hipervnculo"/>
                <w:noProof/>
              </w:rPr>
              <w:t>Metodología</w:t>
            </w:r>
            <w:r>
              <w:rPr>
                <w:noProof/>
                <w:webHidden/>
              </w:rPr>
              <w:tab/>
            </w:r>
            <w:r>
              <w:rPr>
                <w:noProof/>
                <w:webHidden/>
              </w:rPr>
              <w:fldChar w:fldCharType="begin"/>
            </w:r>
            <w:r>
              <w:rPr>
                <w:noProof/>
                <w:webHidden/>
              </w:rPr>
              <w:instrText xml:space="preserve"> PAGEREF _Toc183124253 \h </w:instrText>
            </w:r>
            <w:r>
              <w:rPr>
                <w:noProof/>
                <w:webHidden/>
              </w:rPr>
            </w:r>
            <w:r>
              <w:rPr>
                <w:noProof/>
                <w:webHidden/>
              </w:rPr>
              <w:fldChar w:fldCharType="separate"/>
            </w:r>
            <w:r>
              <w:rPr>
                <w:noProof/>
                <w:webHidden/>
              </w:rPr>
              <w:t>26</w:t>
            </w:r>
            <w:r>
              <w:rPr>
                <w:noProof/>
                <w:webHidden/>
              </w:rPr>
              <w:fldChar w:fldCharType="end"/>
            </w:r>
          </w:hyperlink>
        </w:p>
        <w:p w14:paraId="51F6DEB2" w14:textId="77777777" w:rsidR="00251A70" w:rsidRDefault="00251A70">
          <w:pPr>
            <w:pStyle w:val="TDC2"/>
            <w:tabs>
              <w:tab w:val="left" w:pos="958"/>
              <w:tab w:val="right" w:leader="dot" w:pos="9394"/>
            </w:tabs>
            <w:rPr>
              <w:rFonts w:asciiTheme="minorHAnsi" w:eastAsiaTheme="minorEastAsia" w:hAnsiTheme="minorHAnsi" w:cstheme="minorBidi"/>
              <w:noProof/>
              <w:sz w:val="22"/>
              <w:szCs w:val="22"/>
            </w:rPr>
          </w:pPr>
          <w:hyperlink w:anchor="_Toc183124254" w:history="1">
            <w:r w:rsidRPr="00A81450">
              <w:rPr>
                <w:rStyle w:val="Hipervnculo"/>
                <w:noProof/>
              </w:rPr>
              <w:t>5.1.</w:t>
            </w:r>
            <w:r>
              <w:rPr>
                <w:rFonts w:asciiTheme="minorHAnsi" w:eastAsiaTheme="minorEastAsia" w:hAnsiTheme="minorHAnsi" w:cstheme="minorBidi"/>
                <w:noProof/>
                <w:sz w:val="22"/>
                <w:szCs w:val="22"/>
              </w:rPr>
              <w:tab/>
            </w:r>
            <w:r w:rsidRPr="00A81450">
              <w:rPr>
                <w:rStyle w:val="Hipervnculo"/>
                <w:noProof/>
              </w:rPr>
              <w:t>Baseline</w:t>
            </w:r>
            <w:r>
              <w:rPr>
                <w:noProof/>
                <w:webHidden/>
              </w:rPr>
              <w:tab/>
            </w:r>
            <w:r>
              <w:rPr>
                <w:noProof/>
                <w:webHidden/>
              </w:rPr>
              <w:fldChar w:fldCharType="begin"/>
            </w:r>
            <w:r>
              <w:rPr>
                <w:noProof/>
                <w:webHidden/>
              </w:rPr>
              <w:instrText xml:space="preserve"> PAGEREF _Toc183124254 \h </w:instrText>
            </w:r>
            <w:r>
              <w:rPr>
                <w:noProof/>
                <w:webHidden/>
              </w:rPr>
            </w:r>
            <w:r>
              <w:rPr>
                <w:noProof/>
                <w:webHidden/>
              </w:rPr>
              <w:fldChar w:fldCharType="separate"/>
            </w:r>
            <w:r>
              <w:rPr>
                <w:noProof/>
                <w:webHidden/>
              </w:rPr>
              <w:t>26</w:t>
            </w:r>
            <w:r>
              <w:rPr>
                <w:noProof/>
                <w:webHidden/>
              </w:rPr>
              <w:fldChar w:fldCharType="end"/>
            </w:r>
          </w:hyperlink>
        </w:p>
        <w:p w14:paraId="06CA41A3" w14:textId="77777777" w:rsidR="00251A70" w:rsidRDefault="00251A70">
          <w:pPr>
            <w:pStyle w:val="TDC2"/>
            <w:tabs>
              <w:tab w:val="left" w:pos="958"/>
              <w:tab w:val="right" w:leader="dot" w:pos="9394"/>
            </w:tabs>
            <w:rPr>
              <w:rFonts w:asciiTheme="minorHAnsi" w:eastAsiaTheme="minorEastAsia" w:hAnsiTheme="minorHAnsi" w:cstheme="minorBidi"/>
              <w:noProof/>
              <w:sz w:val="22"/>
              <w:szCs w:val="22"/>
            </w:rPr>
          </w:pPr>
          <w:hyperlink w:anchor="_Toc183124255" w:history="1">
            <w:r w:rsidRPr="00A81450">
              <w:rPr>
                <w:rStyle w:val="Hipervnculo"/>
                <w:noProof/>
              </w:rPr>
              <w:t>5.2.</w:t>
            </w:r>
            <w:r>
              <w:rPr>
                <w:rFonts w:asciiTheme="minorHAnsi" w:eastAsiaTheme="minorEastAsia" w:hAnsiTheme="minorHAnsi" w:cstheme="minorBidi"/>
                <w:noProof/>
                <w:sz w:val="22"/>
                <w:szCs w:val="22"/>
              </w:rPr>
              <w:tab/>
            </w:r>
            <w:r w:rsidRPr="00A81450">
              <w:rPr>
                <w:rStyle w:val="Hipervnculo"/>
                <w:noProof/>
              </w:rPr>
              <w:t>Validación</w:t>
            </w:r>
            <w:r>
              <w:rPr>
                <w:noProof/>
                <w:webHidden/>
              </w:rPr>
              <w:tab/>
            </w:r>
            <w:r>
              <w:rPr>
                <w:noProof/>
                <w:webHidden/>
              </w:rPr>
              <w:fldChar w:fldCharType="begin"/>
            </w:r>
            <w:r>
              <w:rPr>
                <w:noProof/>
                <w:webHidden/>
              </w:rPr>
              <w:instrText xml:space="preserve"> PAGEREF _Toc183124255 \h </w:instrText>
            </w:r>
            <w:r>
              <w:rPr>
                <w:noProof/>
                <w:webHidden/>
              </w:rPr>
            </w:r>
            <w:r>
              <w:rPr>
                <w:noProof/>
                <w:webHidden/>
              </w:rPr>
              <w:fldChar w:fldCharType="separate"/>
            </w:r>
            <w:r>
              <w:rPr>
                <w:noProof/>
                <w:webHidden/>
              </w:rPr>
              <w:t>26</w:t>
            </w:r>
            <w:r>
              <w:rPr>
                <w:noProof/>
                <w:webHidden/>
              </w:rPr>
              <w:fldChar w:fldCharType="end"/>
            </w:r>
          </w:hyperlink>
        </w:p>
        <w:p w14:paraId="1844BE11" w14:textId="77777777" w:rsidR="00251A70" w:rsidRDefault="00251A70">
          <w:pPr>
            <w:pStyle w:val="TDC2"/>
            <w:tabs>
              <w:tab w:val="left" w:pos="958"/>
              <w:tab w:val="right" w:leader="dot" w:pos="9394"/>
            </w:tabs>
            <w:rPr>
              <w:rFonts w:asciiTheme="minorHAnsi" w:eastAsiaTheme="minorEastAsia" w:hAnsiTheme="minorHAnsi" w:cstheme="minorBidi"/>
              <w:noProof/>
              <w:sz w:val="22"/>
              <w:szCs w:val="22"/>
            </w:rPr>
          </w:pPr>
          <w:hyperlink w:anchor="_Toc183124256" w:history="1">
            <w:r w:rsidRPr="00A81450">
              <w:rPr>
                <w:rStyle w:val="Hipervnculo"/>
                <w:noProof/>
              </w:rPr>
              <w:t>5.3.</w:t>
            </w:r>
            <w:r>
              <w:rPr>
                <w:rFonts w:asciiTheme="minorHAnsi" w:eastAsiaTheme="minorEastAsia" w:hAnsiTheme="minorHAnsi" w:cstheme="minorBidi"/>
                <w:noProof/>
                <w:sz w:val="22"/>
                <w:szCs w:val="22"/>
              </w:rPr>
              <w:tab/>
            </w:r>
            <w:r w:rsidRPr="00A81450">
              <w:rPr>
                <w:rStyle w:val="Hipervnculo"/>
                <w:noProof/>
              </w:rPr>
              <w:t>Iteraciones y evolución</w:t>
            </w:r>
            <w:r>
              <w:rPr>
                <w:noProof/>
                <w:webHidden/>
              </w:rPr>
              <w:tab/>
            </w:r>
            <w:r>
              <w:rPr>
                <w:noProof/>
                <w:webHidden/>
              </w:rPr>
              <w:fldChar w:fldCharType="begin"/>
            </w:r>
            <w:r>
              <w:rPr>
                <w:noProof/>
                <w:webHidden/>
              </w:rPr>
              <w:instrText xml:space="preserve"> PAGEREF _Toc183124256 \h </w:instrText>
            </w:r>
            <w:r>
              <w:rPr>
                <w:noProof/>
                <w:webHidden/>
              </w:rPr>
            </w:r>
            <w:r>
              <w:rPr>
                <w:noProof/>
                <w:webHidden/>
              </w:rPr>
              <w:fldChar w:fldCharType="separate"/>
            </w:r>
            <w:r>
              <w:rPr>
                <w:noProof/>
                <w:webHidden/>
              </w:rPr>
              <w:t>26</w:t>
            </w:r>
            <w:r>
              <w:rPr>
                <w:noProof/>
                <w:webHidden/>
              </w:rPr>
              <w:fldChar w:fldCharType="end"/>
            </w:r>
          </w:hyperlink>
        </w:p>
        <w:p w14:paraId="203C6054" w14:textId="77777777" w:rsidR="00251A70" w:rsidRDefault="00251A70">
          <w:pPr>
            <w:pStyle w:val="TDC2"/>
            <w:tabs>
              <w:tab w:val="right" w:leader="dot" w:pos="9394"/>
            </w:tabs>
            <w:rPr>
              <w:rFonts w:asciiTheme="minorHAnsi" w:eastAsiaTheme="minorEastAsia" w:hAnsiTheme="minorHAnsi" w:cstheme="minorBidi"/>
              <w:noProof/>
              <w:sz w:val="22"/>
              <w:szCs w:val="22"/>
            </w:rPr>
          </w:pPr>
          <w:hyperlink w:anchor="_Toc183124257" w:history="1">
            <w:r w:rsidRPr="00A81450">
              <w:rPr>
                <w:rStyle w:val="Hipervnculo"/>
                <w:noProof/>
              </w:rPr>
              <w:t>5.4 Herramientas</w:t>
            </w:r>
            <w:r>
              <w:rPr>
                <w:noProof/>
                <w:webHidden/>
              </w:rPr>
              <w:tab/>
            </w:r>
            <w:r>
              <w:rPr>
                <w:noProof/>
                <w:webHidden/>
              </w:rPr>
              <w:fldChar w:fldCharType="begin"/>
            </w:r>
            <w:r>
              <w:rPr>
                <w:noProof/>
                <w:webHidden/>
              </w:rPr>
              <w:instrText xml:space="preserve"> PAGEREF _Toc183124257 \h </w:instrText>
            </w:r>
            <w:r>
              <w:rPr>
                <w:noProof/>
                <w:webHidden/>
              </w:rPr>
            </w:r>
            <w:r>
              <w:rPr>
                <w:noProof/>
                <w:webHidden/>
              </w:rPr>
              <w:fldChar w:fldCharType="separate"/>
            </w:r>
            <w:r>
              <w:rPr>
                <w:noProof/>
                <w:webHidden/>
              </w:rPr>
              <w:t>26</w:t>
            </w:r>
            <w:r>
              <w:rPr>
                <w:noProof/>
                <w:webHidden/>
              </w:rPr>
              <w:fldChar w:fldCharType="end"/>
            </w:r>
          </w:hyperlink>
        </w:p>
        <w:p w14:paraId="47483B4D" w14:textId="77777777" w:rsidR="00251A70" w:rsidRDefault="00251A70">
          <w:pPr>
            <w:pStyle w:val="TDC1"/>
            <w:tabs>
              <w:tab w:val="left" w:pos="442"/>
            </w:tabs>
            <w:rPr>
              <w:rFonts w:asciiTheme="minorHAnsi" w:eastAsiaTheme="minorEastAsia" w:hAnsiTheme="minorHAnsi" w:cstheme="minorBidi"/>
              <w:noProof/>
              <w:sz w:val="22"/>
              <w:szCs w:val="22"/>
            </w:rPr>
          </w:pPr>
          <w:hyperlink w:anchor="_Toc183124258" w:history="1">
            <w:r w:rsidRPr="00A81450">
              <w:rPr>
                <w:rStyle w:val="Hipervnculo"/>
                <w:noProof/>
              </w:rPr>
              <w:t>6.</w:t>
            </w:r>
            <w:r>
              <w:rPr>
                <w:rFonts w:asciiTheme="minorHAnsi" w:eastAsiaTheme="minorEastAsia" w:hAnsiTheme="minorHAnsi" w:cstheme="minorBidi"/>
                <w:noProof/>
                <w:sz w:val="22"/>
                <w:szCs w:val="22"/>
              </w:rPr>
              <w:tab/>
            </w:r>
            <w:r w:rsidRPr="00A81450">
              <w:rPr>
                <w:rStyle w:val="Hipervnculo"/>
                <w:noProof/>
              </w:rPr>
              <w:t>Resultados y discusión</w:t>
            </w:r>
            <w:r>
              <w:rPr>
                <w:noProof/>
                <w:webHidden/>
              </w:rPr>
              <w:tab/>
            </w:r>
            <w:r>
              <w:rPr>
                <w:noProof/>
                <w:webHidden/>
              </w:rPr>
              <w:fldChar w:fldCharType="begin"/>
            </w:r>
            <w:r>
              <w:rPr>
                <w:noProof/>
                <w:webHidden/>
              </w:rPr>
              <w:instrText xml:space="preserve"> PAGEREF _Toc183124258 \h </w:instrText>
            </w:r>
            <w:r>
              <w:rPr>
                <w:noProof/>
                <w:webHidden/>
              </w:rPr>
            </w:r>
            <w:r>
              <w:rPr>
                <w:noProof/>
                <w:webHidden/>
              </w:rPr>
              <w:fldChar w:fldCharType="separate"/>
            </w:r>
            <w:r>
              <w:rPr>
                <w:noProof/>
                <w:webHidden/>
              </w:rPr>
              <w:t>27</w:t>
            </w:r>
            <w:r>
              <w:rPr>
                <w:noProof/>
                <w:webHidden/>
              </w:rPr>
              <w:fldChar w:fldCharType="end"/>
            </w:r>
          </w:hyperlink>
        </w:p>
        <w:p w14:paraId="3917C912" w14:textId="77777777" w:rsidR="00251A70" w:rsidRDefault="00251A70">
          <w:pPr>
            <w:pStyle w:val="TDC2"/>
            <w:tabs>
              <w:tab w:val="left" w:pos="958"/>
              <w:tab w:val="right" w:leader="dot" w:pos="9394"/>
            </w:tabs>
            <w:rPr>
              <w:rFonts w:asciiTheme="minorHAnsi" w:eastAsiaTheme="minorEastAsia" w:hAnsiTheme="minorHAnsi" w:cstheme="minorBidi"/>
              <w:noProof/>
              <w:sz w:val="22"/>
              <w:szCs w:val="22"/>
            </w:rPr>
          </w:pPr>
          <w:hyperlink w:anchor="_Toc183124259" w:history="1">
            <w:r w:rsidRPr="00A81450">
              <w:rPr>
                <w:rStyle w:val="Hipervnculo"/>
                <w:noProof/>
              </w:rPr>
              <w:t>6.1.</w:t>
            </w:r>
            <w:r>
              <w:rPr>
                <w:rFonts w:asciiTheme="minorHAnsi" w:eastAsiaTheme="minorEastAsia" w:hAnsiTheme="minorHAnsi" w:cstheme="minorBidi"/>
                <w:noProof/>
                <w:sz w:val="22"/>
                <w:szCs w:val="22"/>
              </w:rPr>
              <w:tab/>
            </w:r>
            <w:r w:rsidRPr="00A81450">
              <w:rPr>
                <w:rStyle w:val="Hipervnculo"/>
                <w:noProof/>
              </w:rPr>
              <w:t>Métricas</w:t>
            </w:r>
            <w:r>
              <w:rPr>
                <w:noProof/>
                <w:webHidden/>
              </w:rPr>
              <w:tab/>
            </w:r>
            <w:r>
              <w:rPr>
                <w:noProof/>
                <w:webHidden/>
              </w:rPr>
              <w:fldChar w:fldCharType="begin"/>
            </w:r>
            <w:r>
              <w:rPr>
                <w:noProof/>
                <w:webHidden/>
              </w:rPr>
              <w:instrText xml:space="preserve"> PAGEREF _Toc183124259 \h </w:instrText>
            </w:r>
            <w:r>
              <w:rPr>
                <w:noProof/>
                <w:webHidden/>
              </w:rPr>
            </w:r>
            <w:r>
              <w:rPr>
                <w:noProof/>
                <w:webHidden/>
              </w:rPr>
              <w:fldChar w:fldCharType="separate"/>
            </w:r>
            <w:r>
              <w:rPr>
                <w:noProof/>
                <w:webHidden/>
              </w:rPr>
              <w:t>27</w:t>
            </w:r>
            <w:r>
              <w:rPr>
                <w:noProof/>
                <w:webHidden/>
              </w:rPr>
              <w:fldChar w:fldCharType="end"/>
            </w:r>
          </w:hyperlink>
        </w:p>
        <w:p w14:paraId="6089980C" w14:textId="77777777" w:rsidR="00251A70" w:rsidRDefault="00251A70">
          <w:pPr>
            <w:pStyle w:val="TDC2"/>
            <w:tabs>
              <w:tab w:val="left" w:pos="958"/>
              <w:tab w:val="right" w:leader="dot" w:pos="9394"/>
            </w:tabs>
            <w:rPr>
              <w:rFonts w:asciiTheme="minorHAnsi" w:eastAsiaTheme="minorEastAsia" w:hAnsiTheme="minorHAnsi" w:cstheme="minorBidi"/>
              <w:noProof/>
              <w:sz w:val="22"/>
              <w:szCs w:val="22"/>
            </w:rPr>
          </w:pPr>
          <w:hyperlink w:anchor="_Toc183124260" w:history="1">
            <w:r w:rsidRPr="00A81450">
              <w:rPr>
                <w:rStyle w:val="Hipervnculo"/>
                <w:noProof/>
              </w:rPr>
              <w:t>6.2.</w:t>
            </w:r>
            <w:r>
              <w:rPr>
                <w:rFonts w:asciiTheme="minorHAnsi" w:eastAsiaTheme="minorEastAsia" w:hAnsiTheme="minorHAnsi" w:cstheme="minorBidi"/>
                <w:noProof/>
                <w:sz w:val="22"/>
                <w:szCs w:val="22"/>
              </w:rPr>
              <w:tab/>
            </w:r>
            <w:r w:rsidRPr="00A81450">
              <w:rPr>
                <w:rStyle w:val="Hipervnculo"/>
                <w:noProof/>
              </w:rPr>
              <w:t>Evaluación cualitativa</w:t>
            </w:r>
            <w:r>
              <w:rPr>
                <w:noProof/>
                <w:webHidden/>
              </w:rPr>
              <w:tab/>
            </w:r>
            <w:r>
              <w:rPr>
                <w:noProof/>
                <w:webHidden/>
              </w:rPr>
              <w:fldChar w:fldCharType="begin"/>
            </w:r>
            <w:r>
              <w:rPr>
                <w:noProof/>
                <w:webHidden/>
              </w:rPr>
              <w:instrText xml:space="preserve"> PAGEREF _Toc183124260 \h </w:instrText>
            </w:r>
            <w:r>
              <w:rPr>
                <w:noProof/>
                <w:webHidden/>
              </w:rPr>
            </w:r>
            <w:r>
              <w:rPr>
                <w:noProof/>
                <w:webHidden/>
              </w:rPr>
              <w:fldChar w:fldCharType="separate"/>
            </w:r>
            <w:r>
              <w:rPr>
                <w:noProof/>
                <w:webHidden/>
              </w:rPr>
              <w:t>27</w:t>
            </w:r>
            <w:r>
              <w:rPr>
                <w:noProof/>
                <w:webHidden/>
              </w:rPr>
              <w:fldChar w:fldCharType="end"/>
            </w:r>
          </w:hyperlink>
        </w:p>
        <w:p w14:paraId="199ADC67" w14:textId="77777777" w:rsidR="00251A70" w:rsidRDefault="00251A70">
          <w:pPr>
            <w:pStyle w:val="TDC2"/>
            <w:tabs>
              <w:tab w:val="left" w:pos="958"/>
              <w:tab w:val="right" w:leader="dot" w:pos="9394"/>
            </w:tabs>
            <w:rPr>
              <w:rFonts w:asciiTheme="minorHAnsi" w:eastAsiaTheme="minorEastAsia" w:hAnsiTheme="minorHAnsi" w:cstheme="minorBidi"/>
              <w:noProof/>
              <w:sz w:val="22"/>
              <w:szCs w:val="22"/>
            </w:rPr>
          </w:pPr>
          <w:hyperlink w:anchor="_Toc183124261" w:history="1">
            <w:r w:rsidRPr="00A81450">
              <w:rPr>
                <w:rStyle w:val="Hipervnculo"/>
                <w:noProof/>
              </w:rPr>
              <w:t>6.3.</w:t>
            </w:r>
            <w:r>
              <w:rPr>
                <w:rFonts w:asciiTheme="minorHAnsi" w:eastAsiaTheme="minorEastAsia" w:hAnsiTheme="minorHAnsi" w:cstheme="minorBidi"/>
                <w:noProof/>
                <w:sz w:val="22"/>
                <w:szCs w:val="22"/>
              </w:rPr>
              <w:tab/>
            </w:r>
            <w:r w:rsidRPr="00A81450">
              <w:rPr>
                <w:rStyle w:val="Hipervnculo"/>
                <w:noProof/>
              </w:rPr>
              <w:t>Consideraciones de producción</w:t>
            </w:r>
            <w:r>
              <w:rPr>
                <w:noProof/>
                <w:webHidden/>
              </w:rPr>
              <w:tab/>
            </w:r>
            <w:r>
              <w:rPr>
                <w:noProof/>
                <w:webHidden/>
              </w:rPr>
              <w:fldChar w:fldCharType="begin"/>
            </w:r>
            <w:r>
              <w:rPr>
                <w:noProof/>
                <w:webHidden/>
              </w:rPr>
              <w:instrText xml:space="preserve"> PAGEREF _Toc183124261 \h </w:instrText>
            </w:r>
            <w:r>
              <w:rPr>
                <w:noProof/>
                <w:webHidden/>
              </w:rPr>
            </w:r>
            <w:r>
              <w:rPr>
                <w:noProof/>
                <w:webHidden/>
              </w:rPr>
              <w:fldChar w:fldCharType="separate"/>
            </w:r>
            <w:r>
              <w:rPr>
                <w:noProof/>
                <w:webHidden/>
              </w:rPr>
              <w:t>27</w:t>
            </w:r>
            <w:r>
              <w:rPr>
                <w:noProof/>
                <w:webHidden/>
              </w:rPr>
              <w:fldChar w:fldCharType="end"/>
            </w:r>
          </w:hyperlink>
        </w:p>
        <w:p w14:paraId="65061F4D" w14:textId="77777777" w:rsidR="00251A70" w:rsidRDefault="00251A70">
          <w:pPr>
            <w:pStyle w:val="TDC1"/>
            <w:tabs>
              <w:tab w:val="left" w:pos="442"/>
            </w:tabs>
            <w:rPr>
              <w:rFonts w:asciiTheme="minorHAnsi" w:eastAsiaTheme="minorEastAsia" w:hAnsiTheme="minorHAnsi" w:cstheme="minorBidi"/>
              <w:noProof/>
              <w:sz w:val="22"/>
              <w:szCs w:val="22"/>
            </w:rPr>
          </w:pPr>
          <w:hyperlink w:anchor="_Toc183124262" w:history="1">
            <w:r w:rsidRPr="00A81450">
              <w:rPr>
                <w:rStyle w:val="Hipervnculo"/>
                <w:noProof/>
              </w:rPr>
              <w:t>7.</w:t>
            </w:r>
            <w:r>
              <w:rPr>
                <w:rFonts w:asciiTheme="minorHAnsi" w:eastAsiaTheme="minorEastAsia" w:hAnsiTheme="minorHAnsi" w:cstheme="minorBidi"/>
                <w:noProof/>
                <w:sz w:val="22"/>
                <w:szCs w:val="22"/>
              </w:rPr>
              <w:tab/>
            </w:r>
            <w:r w:rsidRPr="00A81450">
              <w:rPr>
                <w:rStyle w:val="Hipervnculo"/>
                <w:noProof/>
              </w:rPr>
              <w:t>Conclusiones</w:t>
            </w:r>
            <w:r>
              <w:rPr>
                <w:noProof/>
                <w:webHidden/>
              </w:rPr>
              <w:tab/>
            </w:r>
            <w:r>
              <w:rPr>
                <w:noProof/>
                <w:webHidden/>
              </w:rPr>
              <w:fldChar w:fldCharType="begin"/>
            </w:r>
            <w:r>
              <w:rPr>
                <w:noProof/>
                <w:webHidden/>
              </w:rPr>
              <w:instrText xml:space="preserve"> PAGEREF _Toc183124262 \h </w:instrText>
            </w:r>
            <w:r>
              <w:rPr>
                <w:noProof/>
                <w:webHidden/>
              </w:rPr>
            </w:r>
            <w:r>
              <w:rPr>
                <w:noProof/>
                <w:webHidden/>
              </w:rPr>
              <w:fldChar w:fldCharType="separate"/>
            </w:r>
            <w:r>
              <w:rPr>
                <w:noProof/>
                <w:webHidden/>
              </w:rPr>
              <w:t>31</w:t>
            </w:r>
            <w:r>
              <w:rPr>
                <w:noProof/>
                <w:webHidden/>
              </w:rPr>
              <w:fldChar w:fldCharType="end"/>
            </w:r>
          </w:hyperlink>
        </w:p>
        <w:p w14:paraId="36EBBC8B" w14:textId="77777777" w:rsidR="00251A70" w:rsidRDefault="00251A70">
          <w:pPr>
            <w:pStyle w:val="TDC1"/>
            <w:tabs>
              <w:tab w:val="left" w:pos="442"/>
            </w:tabs>
            <w:rPr>
              <w:rFonts w:asciiTheme="minorHAnsi" w:eastAsiaTheme="minorEastAsia" w:hAnsiTheme="minorHAnsi" w:cstheme="minorBidi"/>
              <w:noProof/>
              <w:sz w:val="22"/>
              <w:szCs w:val="22"/>
            </w:rPr>
          </w:pPr>
          <w:hyperlink w:anchor="_Toc183124263" w:history="1">
            <w:r w:rsidRPr="00A81450">
              <w:rPr>
                <w:rStyle w:val="Hipervnculo"/>
                <w:noProof/>
              </w:rPr>
              <w:t>8.</w:t>
            </w:r>
            <w:r>
              <w:rPr>
                <w:rFonts w:asciiTheme="minorHAnsi" w:eastAsiaTheme="minorEastAsia" w:hAnsiTheme="minorHAnsi" w:cstheme="minorBidi"/>
                <w:noProof/>
                <w:sz w:val="22"/>
                <w:szCs w:val="22"/>
              </w:rPr>
              <w:tab/>
            </w:r>
            <w:r w:rsidRPr="00A81450">
              <w:rPr>
                <w:rStyle w:val="Hipervnculo"/>
                <w:noProof/>
              </w:rPr>
              <w:t>Recomendaciones</w:t>
            </w:r>
            <w:r>
              <w:rPr>
                <w:noProof/>
                <w:webHidden/>
              </w:rPr>
              <w:tab/>
            </w:r>
            <w:r>
              <w:rPr>
                <w:noProof/>
                <w:webHidden/>
              </w:rPr>
              <w:fldChar w:fldCharType="begin"/>
            </w:r>
            <w:r>
              <w:rPr>
                <w:noProof/>
                <w:webHidden/>
              </w:rPr>
              <w:instrText xml:space="preserve"> PAGEREF _Toc183124263 \h </w:instrText>
            </w:r>
            <w:r>
              <w:rPr>
                <w:noProof/>
                <w:webHidden/>
              </w:rPr>
            </w:r>
            <w:r>
              <w:rPr>
                <w:noProof/>
                <w:webHidden/>
              </w:rPr>
              <w:fldChar w:fldCharType="separate"/>
            </w:r>
            <w:r>
              <w:rPr>
                <w:noProof/>
                <w:webHidden/>
              </w:rPr>
              <w:t>32</w:t>
            </w:r>
            <w:r>
              <w:rPr>
                <w:noProof/>
                <w:webHidden/>
              </w:rPr>
              <w:fldChar w:fldCharType="end"/>
            </w:r>
          </w:hyperlink>
        </w:p>
        <w:p w14:paraId="0CACE5BC" w14:textId="77777777" w:rsidR="00251A70" w:rsidRDefault="00251A70">
          <w:pPr>
            <w:pStyle w:val="TDC1"/>
            <w:rPr>
              <w:rFonts w:asciiTheme="minorHAnsi" w:eastAsiaTheme="minorEastAsia" w:hAnsiTheme="minorHAnsi" w:cstheme="minorBidi"/>
              <w:noProof/>
              <w:sz w:val="22"/>
              <w:szCs w:val="22"/>
            </w:rPr>
          </w:pPr>
          <w:hyperlink w:anchor="_Toc183124264" w:history="1">
            <w:r w:rsidRPr="00A81450">
              <w:rPr>
                <w:rStyle w:val="Hipervnculo"/>
                <w:noProof/>
                <w:lang w:val="es-ES"/>
              </w:rPr>
              <w:t>Referencias</w:t>
            </w:r>
            <w:r>
              <w:rPr>
                <w:noProof/>
                <w:webHidden/>
              </w:rPr>
              <w:tab/>
            </w:r>
            <w:r>
              <w:rPr>
                <w:noProof/>
                <w:webHidden/>
              </w:rPr>
              <w:fldChar w:fldCharType="begin"/>
            </w:r>
            <w:r>
              <w:rPr>
                <w:noProof/>
                <w:webHidden/>
              </w:rPr>
              <w:instrText xml:space="preserve"> PAGEREF _Toc183124264 \h </w:instrText>
            </w:r>
            <w:r>
              <w:rPr>
                <w:noProof/>
                <w:webHidden/>
              </w:rPr>
            </w:r>
            <w:r>
              <w:rPr>
                <w:noProof/>
                <w:webHidden/>
              </w:rPr>
              <w:fldChar w:fldCharType="separate"/>
            </w:r>
            <w:r>
              <w:rPr>
                <w:noProof/>
                <w:webHidden/>
              </w:rPr>
              <w:t>33</w:t>
            </w:r>
            <w:r>
              <w:rPr>
                <w:noProof/>
                <w:webHidden/>
              </w:rPr>
              <w:fldChar w:fldCharType="end"/>
            </w:r>
          </w:hyperlink>
        </w:p>
        <w:p w14:paraId="5FF60A7A" w14:textId="77777777" w:rsidR="00251A70" w:rsidRDefault="00251A70">
          <w:pPr>
            <w:pStyle w:val="TDC1"/>
            <w:rPr>
              <w:rFonts w:asciiTheme="minorHAnsi" w:eastAsiaTheme="minorEastAsia" w:hAnsiTheme="minorHAnsi" w:cstheme="minorBidi"/>
              <w:noProof/>
              <w:sz w:val="22"/>
              <w:szCs w:val="22"/>
            </w:rPr>
          </w:pPr>
          <w:hyperlink w:anchor="_Toc183124265" w:history="1">
            <w:r w:rsidRPr="00A81450">
              <w:rPr>
                <w:rStyle w:val="Hipervnculo"/>
                <w:noProof/>
              </w:rPr>
              <w:t>Anexos</w:t>
            </w:r>
            <w:r>
              <w:rPr>
                <w:noProof/>
                <w:webHidden/>
              </w:rPr>
              <w:tab/>
            </w:r>
            <w:r>
              <w:rPr>
                <w:noProof/>
                <w:webHidden/>
              </w:rPr>
              <w:fldChar w:fldCharType="begin"/>
            </w:r>
            <w:r>
              <w:rPr>
                <w:noProof/>
                <w:webHidden/>
              </w:rPr>
              <w:instrText xml:space="preserve"> PAGEREF _Toc183124265 \h </w:instrText>
            </w:r>
            <w:r>
              <w:rPr>
                <w:noProof/>
                <w:webHidden/>
              </w:rPr>
            </w:r>
            <w:r>
              <w:rPr>
                <w:noProof/>
                <w:webHidden/>
              </w:rPr>
              <w:fldChar w:fldCharType="separate"/>
            </w:r>
            <w:r>
              <w:rPr>
                <w:noProof/>
                <w:webHidden/>
              </w:rPr>
              <w:t>34</w:t>
            </w:r>
            <w:r>
              <w:rPr>
                <w:noProof/>
                <w:webHidden/>
              </w:rPr>
              <w:fldChar w:fldCharType="end"/>
            </w:r>
          </w:hyperlink>
        </w:p>
        <w:p w14:paraId="7CFCD876" w14:textId="77777777" w:rsidR="00251A70" w:rsidRDefault="00251A70">
          <w:pPr>
            <w:pStyle w:val="TDC2"/>
            <w:tabs>
              <w:tab w:val="right" w:leader="dot" w:pos="9394"/>
            </w:tabs>
            <w:rPr>
              <w:rFonts w:asciiTheme="minorHAnsi" w:eastAsiaTheme="minorEastAsia" w:hAnsiTheme="minorHAnsi" w:cstheme="minorBidi"/>
              <w:noProof/>
              <w:sz w:val="22"/>
              <w:szCs w:val="22"/>
            </w:rPr>
          </w:pPr>
          <w:hyperlink w:anchor="_Toc183124266" w:history="1">
            <w:r w:rsidRPr="00A81450">
              <w:rPr>
                <w:rStyle w:val="Hipervnculo"/>
                <w:noProof/>
              </w:rPr>
              <w:t>Anexo 1. Autoarchivo en Repositorio y documentos de interés</w:t>
            </w:r>
            <w:r>
              <w:rPr>
                <w:noProof/>
                <w:webHidden/>
              </w:rPr>
              <w:tab/>
            </w:r>
            <w:r>
              <w:rPr>
                <w:noProof/>
                <w:webHidden/>
              </w:rPr>
              <w:fldChar w:fldCharType="begin"/>
            </w:r>
            <w:r>
              <w:rPr>
                <w:noProof/>
                <w:webHidden/>
              </w:rPr>
              <w:instrText xml:space="preserve"> PAGEREF _Toc183124266 \h </w:instrText>
            </w:r>
            <w:r>
              <w:rPr>
                <w:noProof/>
                <w:webHidden/>
              </w:rPr>
            </w:r>
            <w:r>
              <w:rPr>
                <w:noProof/>
                <w:webHidden/>
              </w:rPr>
              <w:fldChar w:fldCharType="separate"/>
            </w:r>
            <w:r>
              <w:rPr>
                <w:noProof/>
                <w:webHidden/>
              </w:rPr>
              <w:t>35</w:t>
            </w:r>
            <w:r>
              <w:rPr>
                <w:noProof/>
                <w:webHidden/>
              </w:rPr>
              <w:fldChar w:fldCharType="end"/>
            </w:r>
          </w:hyperlink>
        </w:p>
        <w:p w14:paraId="0B092786" w14:textId="77777777" w:rsidR="00251A70" w:rsidRDefault="00251A70">
          <w:pPr>
            <w:pStyle w:val="TDC2"/>
            <w:tabs>
              <w:tab w:val="right" w:leader="dot" w:pos="9394"/>
            </w:tabs>
            <w:rPr>
              <w:rFonts w:asciiTheme="minorHAnsi" w:eastAsiaTheme="minorEastAsia" w:hAnsiTheme="minorHAnsi" w:cstheme="minorBidi"/>
              <w:noProof/>
              <w:sz w:val="22"/>
              <w:szCs w:val="22"/>
            </w:rPr>
          </w:pPr>
          <w:hyperlink w:anchor="_Toc183124267" w:history="1">
            <w:r w:rsidRPr="00A81450">
              <w:rPr>
                <w:rStyle w:val="Hipervnculo"/>
                <w:noProof/>
              </w:rPr>
              <w:t xml:space="preserve">Anexo 2. Gestor de citas y referencias de Microsoft Word </w:t>
            </w:r>
            <w:r w:rsidRPr="00A81450">
              <w:rPr>
                <w:rStyle w:val="Hipervnculo"/>
                <w:noProof/>
              </w:rPr>
              <w:drawing>
                <wp:inline distT="0" distB="0" distL="0" distR="0">
                  <wp:extent cx="246450" cy="229153"/>
                  <wp:effectExtent l="0" t="0" r="0" b="0"/>
                  <wp:docPr id="9" name="image10.png" descr="Microsoft Word - Wikipedia"/>
                  <wp:cNvGraphicFramePr/>
                  <a:graphic xmlns:a="http://schemas.openxmlformats.org/drawingml/2006/main">
                    <a:graphicData uri="http://schemas.openxmlformats.org/drawingml/2006/picture">
                      <pic:pic xmlns:pic="http://schemas.openxmlformats.org/drawingml/2006/picture">
                        <pic:nvPicPr>
                          <pic:cNvPr id="0" name="image10.png" descr="Microsoft Word - Wikipedia"/>
                          <pic:cNvPicPr preferRelativeResize="0"/>
                        </pic:nvPicPr>
                        <pic:blipFill>
                          <a:blip r:embed="rId16"/>
                          <a:srcRect/>
                          <a:stretch>
                            <a:fillRect/>
                          </a:stretch>
                        </pic:blipFill>
                        <pic:spPr>
                          <a:xfrm>
                            <a:off x="0" y="0"/>
                            <a:ext cx="246450" cy="229153"/>
                          </a:xfrm>
                          <a:prstGeom prst="rect">
                            <a:avLst/>
                          </a:prstGeom>
                          <a:ln/>
                        </pic:spPr>
                      </pic:pic>
                    </a:graphicData>
                  </a:graphic>
                </wp:inline>
              </w:drawing>
            </w:r>
            <w:r>
              <w:rPr>
                <w:noProof/>
                <w:webHidden/>
              </w:rPr>
              <w:tab/>
            </w:r>
            <w:r>
              <w:rPr>
                <w:noProof/>
                <w:webHidden/>
              </w:rPr>
              <w:fldChar w:fldCharType="begin"/>
            </w:r>
            <w:r>
              <w:rPr>
                <w:noProof/>
                <w:webHidden/>
              </w:rPr>
              <w:instrText xml:space="preserve"> PAGEREF _Toc183124267 \h </w:instrText>
            </w:r>
            <w:r>
              <w:rPr>
                <w:noProof/>
                <w:webHidden/>
              </w:rPr>
            </w:r>
            <w:r>
              <w:rPr>
                <w:noProof/>
                <w:webHidden/>
              </w:rPr>
              <w:fldChar w:fldCharType="separate"/>
            </w:r>
            <w:r>
              <w:rPr>
                <w:noProof/>
                <w:webHidden/>
              </w:rPr>
              <w:t>36</w:t>
            </w:r>
            <w:r>
              <w:rPr>
                <w:noProof/>
                <w:webHidden/>
              </w:rPr>
              <w:fldChar w:fldCharType="end"/>
            </w:r>
          </w:hyperlink>
        </w:p>
        <w:p w14:paraId="793DEE82" w14:textId="77777777" w:rsidR="00251A70" w:rsidRDefault="00251A70">
          <w:pPr>
            <w:pStyle w:val="TDC2"/>
            <w:tabs>
              <w:tab w:val="right" w:leader="dot" w:pos="9394"/>
            </w:tabs>
            <w:rPr>
              <w:rFonts w:asciiTheme="minorHAnsi" w:eastAsiaTheme="minorEastAsia" w:hAnsiTheme="minorHAnsi" w:cstheme="minorBidi"/>
              <w:noProof/>
              <w:sz w:val="22"/>
              <w:szCs w:val="22"/>
            </w:rPr>
          </w:pPr>
          <w:hyperlink w:anchor="_Toc183124268" w:history="1">
            <w:r w:rsidRPr="00A81450">
              <w:rPr>
                <w:rStyle w:val="Hipervnculo"/>
                <w:noProof/>
              </w:rPr>
              <w:t>Anexo 3. Citas y referencias de material legal (leyes, decretos, sentencias, etc.)</w:t>
            </w:r>
            <w:r>
              <w:rPr>
                <w:noProof/>
                <w:webHidden/>
              </w:rPr>
              <w:tab/>
            </w:r>
            <w:r>
              <w:rPr>
                <w:noProof/>
                <w:webHidden/>
              </w:rPr>
              <w:fldChar w:fldCharType="begin"/>
            </w:r>
            <w:r>
              <w:rPr>
                <w:noProof/>
                <w:webHidden/>
              </w:rPr>
              <w:instrText xml:space="preserve"> PAGEREF _Toc183124268 \h </w:instrText>
            </w:r>
            <w:r>
              <w:rPr>
                <w:noProof/>
                <w:webHidden/>
              </w:rPr>
            </w:r>
            <w:r>
              <w:rPr>
                <w:noProof/>
                <w:webHidden/>
              </w:rPr>
              <w:fldChar w:fldCharType="separate"/>
            </w:r>
            <w:r>
              <w:rPr>
                <w:noProof/>
                <w:webHidden/>
              </w:rPr>
              <w:t>38</w:t>
            </w:r>
            <w:r>
              <w:rPr>
                <w:noProof/>
                <w:webHidden/>
              </w:rPr>
              <w:fldChar w:fldCharType="end"/>
            </w:r>
          </w:hyperlink>
        </w:p>
        <w:p w14:paraId="57F3DF38" w14:textId="77777777" w:rsidR="00251A70" w:rsidRDefault="00251A70">
          <w:pPr>
            <w:pStyle w:val="TDC2"/>
            <w:tabs>
              <w:tab w:val="right" w:leader="dot" w:pos="9394"/>
            </w:tabs>
            <w:rPr>
              <w:rFonts w:asciiTheme="minorHAnsi" w:eastAsiaTheme="minorEastAsia" w:hAnsiTheme="minorHAnsi" w:cstheme="minorBidi"/>
              <w:noProof/>
              <w:sz w:val="22"/>
              <w:szCs w:val="22"/>
            </w:rPr>
          </w:pPr>
          <w:hyperlink w:anchor="_Toc183124269" w:history="1">
            <w:r w:rsidRPr="00A81450">
              <w:rPr>
                <w:rStyle w:val="Hipervnculo"/>
                <w:noProof/>
              </w:rPr>
              <w:t>Anexo 4. Ortografía y gramática</w:t>
            </w:r>
            <w:r>
              <w:rPr>
                <w:noProof/>
                <w:webHidden/>
              </w:rPr>
              <w:tab/>
            </w:r>
            <w:r>
              <w:rPr>
                <w:noProof/>
                <w:webHidden/>
              </w:rPr>
              <w:fldChar w:fldCharType="begin"/>
            </w:r>
            <w:r>
              <w:rPr>
                <w:noProof/>
                <w:webHidden/>
              </w:rPr>
              <w:instrText xml:space="preserve"> PAGEREF _Toc183124269 \h </w:instrText>
            </w:r>
            <w:r>
              <w:rPr>
                <w:noProof/>
                <w:webHidden/>
              </w:rPr>
            </w:r>
            <w:r>
              <w:rPr>
                <w:noProof/>
                <w:webHidden/>
              </w:rPr>
              <w:fldChar w:fldCharType="separate"/>
            </w:r>
            <w:r>
              <w:rPr>
                <w:noProof/>
                <w:webHidden/>
              </w:rPr>
              <w:t>41</w:t>
            </w:r>
            <w:r>
              <w:rPr>
                <w:noProof/>
                <w:webHidden/>
              </w:rPr>
              <w:fldChar w:fldCharType="end"/>
            </w:r>
          </w:hyperlink>
        </w:p>
        <w:p w14:paraId="41C75A0F" w14:textId="77777777" w:rsidR="00251A70" w:rsidRDefault="00251A70">
          <w:pPr>
            <w:pStyle w:val="TDC2"/>
            <w:tabs>
              <w:tab w:val="right" w:leader="dot" w:pos="9394"/>
            </w:tabs>
            <w:rPr>
              <w:rFonts w:asciiTheme="minorHAnsi" w:eastAsiaTheme="minorEastAsia" w:hAnsiTheme="minorHAnsi" w:cstheme="minorBidi"/>
              <w:noProof/>
              <w:sz w:val="22"/>
              <w:szCs w:val="22"/>
            </w:rPr>
          </w:pPr>
          <w:hyperlink w:anchor="_Toc183124270" w:history="1">
            <w:r w:rsidRPr="00A81450">
              <w:rPr>
                <w:rStyle w:val="Hipervnculo"/>
                <w:noProof/>
              </w:rPr>
              <w:t>Anexo 5. Buscar, reemplazar y eliminar espacios (o palabras)</w:t>
            </w:r>
            <w:r>
              <w:rPr>
                <w:noProof/>
                <w:webHidden/>
              </w:rPr>
              <w:tab/>
            </w:r>
            <w:r>
              <w:rPr>
                <w:noProof/>
                <w:webHidden/>
              </w:rPr>
              <w:fldChar w:fldCharType="begin"/>
            </w:r>
            <w:r>
              <w:rPr>
                <w:noProof/>
                <w:webHidden/>
              </w:rPr>
              <w:instrText xml:space="preserve"> PAGEREF _Toc183124270 \h </w:instrText>
            </w:r>
            <w:r>
              <w:rPr>
                <w:noProof/>
                <w:webHidden/>
              </w:rPr>
            </w:r>
            <w:r>
              <w:rPr>
                <w:noProof/>
                <w:webHidden/>
              </w:rPr>
              <w:fldChar w:fldCharType="separate"/>
            </w:r>
            <w:r>
              <w:rPr>
                <w:noProof/>
                <w:webHidden/>
              </w:rPr>
              <w:t>42</w:t>
            </w:r>
            <w:r>
              <w:rPr>
                <w:noProof/>
                <w:webHidden/>
              </w:rPr>
              <w:fldChar w:fldCharType="end"/>
            </w:r>
          </w:hyperlink>
        </w:p>
        <w:p w14:paraId="17D6CED0" w14:textId="77777777" w:rsidR="00251A70" w:rsidRDefault="00251A70">
          <w:pPr>
            <w:pStyle w:val="TDC2"/>
            <w:tabs>
              <w:tab w:val="right" w:leader="dot" w:pos="9394"/>
            </w:tabs>
            <w:rPr>
              <w:rFonts w:asciiTheme="minorHAnsi" w:eastAsiaTheme="minorEastAsia" w:hAnsiTheme="minorHAnsi" w:cstheme="minorBidi"/>
              <w:noProof/>
              <w:sz w:val="22"/>
              <w:szCs w:val="22"/>
            </w:rPr>
          </w:pPr>
          <w:hyperlink w:anchor="_Toc183124271" w:history="1">
            <w:r w:rsidRPr="00A81450">
              <w:rPr>
                <w:rStyle w:val="Hipervnculo"/>
                <w:noProof/>
              </w:rPr>
              <w:t>Anexo 6. Atajos de teclado útiles en Microsoft Word</w:t>
            </w:r>
            <w:r>
              <w:rPr>
                <w:noProof/>
                <w:webHidden/>
              </w:rPr>
              <w:tab/>
            </w:r>
            <w:r>
              <w:rPr>
                <w:noProof/>
                <w:webHidden/>
              </w:rPr>
              <w:fldChar w:fldCharType="begin"/>
            </w:r>
            <w:r>
              <w:rPr>
                <w:noProof/>
                <w:webHidden/>
              </w:rPr>
              <w:instrText xml:space="preserve"> PAGEREF _Toc183124271 \h </w:instrText>
            </w:r>
            <w:r>
              <w:rPr>
                <w:noProof/>
                <w:webHidden/>
              </w:rPr>
            </w:r>
            <w:r>
              <w:rPr>
                <w:noProof/>
                <w:webHidden/>
              </w:rPr>
              <w:fldChar w:fldCharType="separate"/>
            </w:r>
            <w:r>
              <w:rPr>
                <w:noProof/>
                <w:webHidden/>
              </w:rPr>
              <w:t>44</w:t>
            </w:r>
            <w:r>
              <w:rPr>
                <w:noProof/>
                <w:webHidden/>
              </w:rPr>
              <w:fldChar w:fldCharType="end"/>
            </w:r>
          </w:hyperlink>
        </w:p>
        <w:p w14:paraId="26C8C17A" w14:textId="77777777" w:rsidR="00251A70" w:rsidRDefault="00251A70">
          <w:pPr>
            <w:pStyle w:val="TDC2"/>
            <w:tabs>
              <w:tab w:val="right" w:leader="dot" w:pos="9394"/>
            </w:tabs>
            <w:rPr>
              <w:rFonts w:asciiTheme="minorHAnsi" w:eastAsiaTheme="minorEastAsia" w:hAnsiTheme="minorHAnsi" w:cstheme="minorBidi"/>
              <w:noProof/>
              <w:sz w:val="22"/>
              <w:szCs w:val="22"/>
            </w:rPr>
          </w:pPr>
          <w:hyperlink w:anchor="_Toc183124272" w:history="1">
            <w:r w:rsidRPr="00A81450">
              <w:rPr>
                <w:rStyle w:val="Hipervnculo"/>
                <w:noProof/>
              </w:rPr>
              <w:t>Anexo 7. Sinónimos y antónimos</w:t>
            </w:r>
            <w:r>
              <w:rPr>
                <w:noProof/>
                <w:webHidden/>
              </w:rPr>
              <w:tab/>
            </w:r>
            <w:r>
              <w:rPr>
                <w:noProof/>
                <w:webHidden/>
              </w:rPr>
              <w:fldChar w:fldCharType="begin"/>
            </w:r>
            <w:r>
              <w:rPr>
                <w:noProof/>
                <w:webHidden/>
              </w:rPr>
              <w:instrText xml:space="preserve"> PAGEREF _Toc183124272 \h </w:instrText>
            </w:r>
            <w:r>
              <w:rPr>
                <w:noProof/>
                <w:webHidden/>
              </w:rPr>
            </w:r>
            <w:r>
              <w:rPr>
                <w:noProof/>
                <w:webHidden/>
              </w:rPr>
              <w:fldChar w:fldCharType="separate"/>
            </w:r>
            <w:r>
              <w:rPr>
                <w:noProof/>
                <w:webHidden/>
              </w:rPr>
              <w:t>45</w:t>
            </w:r>
            <w:r>
              <w:rPr>
                <w:noProof/>
                <w:webHidden/>
              </w:rPr>
              <w:fldChar w:fldCharType="end"/>
            </w:r>
          </w:hyperlink>
        </w:p>
        <w:p w14:paraId="7EB33CD5" w14:textId="77777777" w:rsidR="00251A70" w:rsidRDefault="00251A70">
          <w:pPr>
            <w:pStyle w:val="TDC2"/>
            <w:tabs>
              <w:tab w:val="right" w:leader="dot" w:pos="9394"/>
            </w:tabs>
            <w:rPr>
              <w:rFonts w:asciiTheme="minorHAnsi" w:eastAsiaTheme="minorEastAsia" w:hAnsiTheme="minorHAnsi" w:cstheme="minorBidi"/>
              <w:noProof/>
              <w:sz w:val="22"/>
              <w:szCs w:val="22"/>
            </w:rPr>
          </w:pPr>
          <w:hyperlink w:anchor="_Toc183124273" w:history="1">
            <w:r w:rsidRPr="00A81450">
              <w:rPr>
                <w:rStyle w:val="Hipervnculo"/>
                <w:noProof/>
              </w:rPr>
              <w:t>Anexo 8. Copiar y pegar sin formato</w:t>
            </w:r>
            <w:r>
              <w:rPr>
                <w:noProof/>
                <w:webHidden/>
              </w:rPr>
              <w:tab/>
            </w:r>
            <w:r>
              <w:rPr>
                <w:noProof/>
                <w:webHidden/>
              </w:rPr>
              <w:fldChar w:fldCharType="begin"/>
            </w:r>
            <w:r>
              <w:rPr>
                <w:noProof/>
                <w:webHidden/>
              </w:rPr>
              <w:instrText xml:space="preserve"> PAGEREF _Toc183124273 \h </w:instrText>
            </w:r>
            <w:r>
              <w:rPr>
                <w:noProof/>
                <w:webHidden/>
              </w:rPr>
            </w:r>
            <w:r>
              <w:rPr>
                <w:noProof/>
                <w:webHidden/>
              </w:rPr>
              <w:fldChar w:fldCharType="separate"/>
            </w:r>
            <w:r>
              <w:rPr>
                <w:noProof/>
                <w:webHidden/>
              </w:rPr>
              <w:t>47</w:t>
            </w:r>
            <w:r>
              <w:rPr>
                <w:noProof/>
                <w:webHidden/>
              </w:rPr>
              <w:fldChar w:fldCharType="end"/>
            </w:r>
          </w:hyperlink>
        </w:p>
        <w:p w14:paraId="3D31BD93" w14:textId="77777777" w:rsidR="00251A70" w:rsidRDefault="00251A70">
          <w:pPr>
            <w:pStyle w:val="TDC2"/>
            <w:tabs>
              <w:tab w:val="right" w:leader="dot" w:pos="9394"/>
            </w:tabs>
            <w:rPr>
              <w:rFonts w:asciiTheme="minorHAnsi" w:eastAsiaTheme="minorEastAsia" w:hAnsiTheme="minorHAnsi" w:cstheme="minorBidi"/>
              <w:noProof/>
              <w:sz w:val="22"/>
              <w:szCs w:val="22"/>
            </w:rPr>
          </w:pPr>
          <w:hyperlink w:anchor="_Toc183124274" w:history="1">
            <w:r w:rsidRPr="00A81450">
              <w:rPr>
                <w:rStyle w:val="Hipervnculo"/>
                <w:noProof/>
              </w:rPr>
              <w:t>Anexo 9. Comparar dos documentos</w:t>
            </w:r>
            <w:r>
              <w:rPr>
                <w:noProof/>
                <w:webHidden/>
              </w:rPr>
              <w:tab/>
            </w:r>
            <w:r>
              <w:rPr>
                <w:noProof/>
                <w:webHidden/>
              </w:rPr>
              <w:fldChar w:fldCharType="begin"/>
            </w:r>
            <w:r>
              <w:rPr>
                <w:noProof/>
                <w:webHidden/>
              </w:rPr>
              <w:instrText xml:space="preserve"> PAGEREF _Toc183124274 \h </w:instrText>
            </w:r>
            <w:r>
              <w:rPr>
                <w:noProof/>
                <w:webHidden/>
              </w:rPr>
            </w:r>
            <w:r>
              <w:rPr>
                <w:noProof/>
                <w:webHidden/>
              </w:rPr>
              <w:fldChar w:fldCharType="separate"/>
            </w:r>
            <w:r>
              <w:rPr>
                <w:noProof/>
                <w:webHidden/>
              </w:rPr>
              <w:t>48</w:t>
            </w:r>
            <w:r>
              <w:rPr>
                <w:noProof/>
                <w:webHidden/>
              </w:rPr>
              <w:fldChar w:fldCharType="end"/>
            </w:r>
          </w:hyperlink>
        </w:p>
        <w:p w14:paraId="38429688" w14:textId="77777777" w:rsidR="00251A70" w:rsidRDefault="00251A70">
          <w:pPr>
            <w:pStyle w:val="TDC2"/>
            <w:tabs>
              <w:tab w:val="right" w:leader="dot" w:pos="9394"/>
            </w:tabs>
            <w:rPr>
              <w:rFonts w:asciiTheme="minorHAnsi" w:eastAsiaTheme="minorEastAsia" w:hAnsiTheme="minorHAnsi" w:cstheme="minorBidi"/>
              <w:noProof/>
              <w:sz w:val="22"/>
              <w:szCs w:val="22"/>
            </w:rPr>
          </w:pPr>
          <w:hyperlink w:anchor="_Toc183124275" w:history="1">
            <w:r w:rsidRPr="00A81450">
              <w:rPr>
                <w:rStyle w:val="Hipervnculo"/>
                <w:noProof/>
              </w:rPr>
              <w:t>Anexo 10. Control de cambios</w:t>
            </w:r>
            <w:r>
              <w:rPr>
                <w:noProof/>
                <w:webHidden/>
              </w:rPr>
              <w:tab/>
            </w:r>
            <w:r>
              <w:rPr>
                <w:noProof/>
                <w:webHidden/>
              </w:rPr>
              <w:fldChar w:fldCharType="begin"/>
            </w:r>
            <w:r>
              <w:rPr>
                <w:noProof/>
                <w:webHidden/>
              </w:rPr>
              <w:instrText xml:space="preserve"> PAGEREF _Toc183124275 \h </w:instrText>
            </w:r>
            <w:r>
              <w:rPr>
                <w:noProof/>
                <w:webHidden/>
              </w:rPr>
            </w:r>
            <w:r>
              <w:rPr>
                <w:noProof/>
                <w:webHidden/>
              </w:rPr>
              <w:fldChar w:fldCharType="separate"/>
            </w:r>
            <w:r>
              <w:rPr>
                <w:noProof/>
                <w:webHidden/>
              </w:rPr>
              <w:t>49</w:t>
            </w:r>
            <w:r>
              <w:rPr>
                <w:noProof/>
                <w:webHidden/>
              </w:rPr>
              <w:fldChar w:fldCharType="end"/>
            </w:r>
          </w:hyperlink>
        </w:p>
        <w:p w14:paraId="6D95A8FC" w14:textId="77777777" w:rsidR="00251A70" w:rsidRDefault="00251A70">
          <w:pPr>
            <w:pStyle w:val="TDC2"/>
            <w:tabs>
              <w:tab w:val="right" w:leader="dot" w:pos="9394"/>
            </w:tabs>
            <w:rPr>
              <w:rFonts w:asciiTheme="minorHAnsi" w:eastAsiaTheme="minorEastAsia" w:hAnsiTheme="minorHAnsi" w:cstheme="minorBidi"/>
              <w:noProof/>
              <w:sz w:val="22"/>
              <w:szCs w:val="22"/>
            </w:rPr>
          </w:pPr>
          <w:hyperlink w:anchor="_Toc183124276" w:history="1">
            <w:r w:rsidRPr="00A81450">
              <w:rPr>
                <w:rStyle w:val="Hipervnculo"/>
                <w:noProof/>
              </w:rPr>
              <w:t>Anexo 11. Insertar salto de página</w:t>
            </w:r>
            <w:r>
              <w:rPr>
                <w:noProof/>
                <w:webHidden/>
              </w:rPr>
              <w:tab/>
            </w:r>
            <w:r>
              <w:rPr>
                <w:noProof/>
                <w:webHidden/>
              </w:rPr>
              <w:fldChar w:fldCharType="begin"/>
            </w:r>
            <w:r>
              <w:rPr>
                <w:noProof/>
                <w:webHidden/>
              </w:rPr>
              <w:instrText xml:space="preserve"> PAGEREF _Toc183124276 \h </w:instrText>
            </w:r>
            <w:r>
              <w:rPr>
                <w:noProof/>
                <w:webHidden/>
              </w:rPr>
            </w:r>
            <w:r>
              <w:rPr>
                <w:noProof/>
                <w:webHidden/>
              </w:rPr>
              <w:fldChar w:fldCharType="separate"/>
            </w:r>
            <w:r>
              <w:rPr>
                <w:noProof/>
                <w:webHidden/>
              </w:rPr>
              <w:t>50</w:t>
            </w:r>
            <w:r>
              <w:rPr>
                <w:noProof/>
                <w:webHidden/>
              </w:rPr>
              <w:fldChar w:fldCharType="end"/>
            </w:r>
          </w:hyperlink>
        </w:p>
        <w:p w14:paraId="2180B3A0" w14:textId="77777777" w:rsidR="00251A70" w:rsidRDefault="00251A70">
          <w:pPr>
            <w:pStyle w:val="TDC2"/>
            <w:tabs>
              <w:tab w:val="right" w:leader="dot" w:pos="9394"/>
            </w:tabs>
            <w:rPr>
              <w:rFonts w:asciiTheme="minorHAnsi" w:eastAsiaTheme="minorEastAsia" w:hAnsiTheme="minorHAnsi" w:cstheme="minorBidi"/>
              <w:noProof/>
              <w:sz w:val="22"/>
              <w:szCs w:val="22"/>
            </w:rPr>
          </w:pPr>
          <w:hyperlink w:anchor="_Toc183124277" w:history="1">
            <w:r w:rsidRPr="00A81450">
              <w:rPr>
                <w:rStyle w:val="Hipervnculo"/>
                <w:noProof/>
              </w:rPr>
              <w:t>Anexo 12. Recortar y abreviar direcciones web largas</w:t>
            </w:r>
            <w:r>
              <w:rPr>
                <w:noProof/>
                <w:webHidden/>
              </w:rPr>
              <w:tab/>
            </w:r>
            <w:r>
              <w:rPr>
                <w:noProof/>
                <w:webHidden/>
              </w:rPr>
              <w:fldChar w:fldCharType="begin"/>
            </w:r>
            <w:r>
              <w:rPr>
                <w:noProof/>
                <w:webHidden/>
              </w:rPr>
              <w:instrText xml:space="preserve"> PAGEREF _Toc183124277 \h </w:instrText>
            </w:r>
            <w:r>
              <w:rPr>
                <w:noProof/>
                <w:webHidden/>
              </w:rPr>
            </w:r>
            <w:r>
              <w:rPr>
                <w:noProof/>
                <w:webHidden/>
              </w:rPr>
              <w:fldChar w:fldCharType="separate"/>
            </w:r>
            <w:r>
              <w:rPr>
                <w:noProof/>
                <w:webHidden/>
              </w:rPr>
              <w:t>51</w:t>
            </w:r>
            <w:r>
              <w:rPr>
                <w:noProof/>
                <w:webHidden/>
              </w:rPr>
              <w:fldChar w:fldCharType="end"/>
            </w:r>
          </w:hyperlink>
        </w:p>
        <w:p w14:paraId="311DFF57" w14:textId="73CFB0FD" w:rsidR="00C73887" w:rsidRDefault="00C73887">
          <w:r>
            <w:rPr>
              <w:b/>
              <w:bCs/>
              <w:lang w:val="es-ES"/>
            </w:rPr>
            <w:fldChar w:fldCharType="end"/>
          </w:r>
        </w:p>
      </w:sdtContent>
    </w:sdt>
    <w:p w14:paraId="2786508C" w14:textId="77777777" w:rsidR="00C73887" w:rsidRDefault="00C73887">
      <w:pPr>
        <w:jc w:val="center"/>
      </w:pPr>
    </w:p>
    <w:p w14:paraId="0000007B" w14:textId="1A148804" w:rsidR="00D1038E" w:rsidRDefault="008E1079">
      <w:pPr>
        <w:jc w:val="center"/>
        <w:rPr>
          <w:b/>
        </w:rPr>
      </w:pPr>
      <w:r>
        <w:br w:type="page"/>
      </w:r>
    </w:p>
    <w:p w14:paraId="0000007C" w14:textId="77777777" w:rsidR="00D1038E" w:rsidRDefault="008E1079">
      <w:pPr>
        <w:jc w:val="center"/>
        <w:rPr>
          <w:b/>
        </w:rPr>
      </w:pPr>
      <w:r>
        <w:rPr>
          <w:b/>
        </w:rPr>
        <w:lastRenderedPageBreak/>
        <w:t>Lista de tablas</w:t>
      </w:r>
    </w:p>
    <w:p w14:paraId="0000007D" w14:textId="77777777" w:rsidR="00D1038E" w:rsidRDefault="00D1038E"/>
    <w:sdt>
      <w:sdtPr>
        <w:id w:val="2140757919"/>
        <w:docPartObj>
          <w:docPartGallery w:val="Table of Contents"/>
          <w:docPartUnique/>
        </w:docPartObj>
      </w:sdtPr>
      <w:sdtContent>
        <w:p w14:paraId="0000007E" w14:textId="77777777" w:rsidR="00D1038E" w:rsidRDefault="008E1079">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u6wntf">
            <w:r>
              <w:rPr>
                <w:b/>
                <w:color w:val="000000"/>
              </w:rPr>
              <w:t xml:space="preserve">Tabla 1 </w:t>
            </w:r>
          </w:hyperlink>
          <w:hyperlink w:anchor="_heading=h.2u6wntf">
            <w:r>
              <w:rPr>
                <w:color w:val="000000"/>
              </w:rPr>
              <w:t xml:space="preserve"> Resultados del test PBQ-SF (Personality Belief Questionnaire Short Form)</w:t>
            </w:r>
            <w:r>
              <w:rPr>
                <w:color w:val="000000"/>
              </w:rPr>
              <w:tab/>
              <w:t>19</w:t>
            </w:r>
          </w:hyperlink>
        </w:p>
        <w:p w14:paraId="0000007F" w14:textId="77777777" w:rsidR="00D1038E" w:rsidRDefault="004A1B26">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19c6y18">
            <w:r w:rsidR="008E1079">
              <w:rPr>
                <w:b/>
                <w:color w:val="000000"/>
              </w:rPr>
              <w:t>Tabla 2</w:t>
            </w:r>
          </w:hyperlink>
          <w:hyperlink w:anchor="_heading=h.19c6y18">
            <w:r w:rsidR="008E1079">
              <w:rPr>
                <w:color w:val="000000"/>
              </w:rPr>
              <w:t xml:space="preserve"> Características demográficas y tipo de tratamiento de hemodiálisis y diálisis peritoneal con la adherencia (SMAQ) </w:t>
            </w:r>
            <w:r w:rsidR="008E1079">
              <w:rPr>
                <w:color w:val="000000"/>
              </w:rPr>
              <w:tab/>
              <w:t>20</w:t>
            </w:r>
          </w:hyperlink>
        </w:p>
        <w:p w14:paraId="00000080" w14:textId="77777777" w:rsidR="00D1038E" w:rsidRDefault="004A1B26">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3tbugp1">
            <w:r w:rsidR="008E1079">
              <w:rPr>
                <w:b/>
                <w:color w:val="000000"/>
              </w:rPr>
              <w:t>Tabla 3</w:t>
            </w:r>
          </w:hyperlink>
          <w:hyperlink w:anchor="_heading=h.3tbugp1">
            <w:r w:rsidR="008E1079">
              <w:rPr>
                <w:color w:val="000000"/>
              </w:rPr>
              <w:t xml:space="preserve"> Categorías de la investigación</w:t>
            </w:r>
            <w:r w:rsidR="008E1079">
              <w:rPr>
                <w:color w:val="000000"/>
              </w:rPr>
              <w:tab/>
              <w:t>21</w:t>
            </w:r>
          </w:hyperlink>
        </w:p>
        <w:p w14:paraId="00000081" w14:textId="77777777" w:rsidR="00D1038E" w:rsidRDefault="008E1079">
          <w:pPr>
            <w:jc w:val="center"/>
          </w:pPr>
          <w:r>
            <w:fldChar w:fldCharType="end"/>
          </w:r>
        </w:p>
      </w:sdtContent>
    </w:sdt>
    <w:p w14:paraId="00000082" w14:textId="77777777" w:rsidR="00D1038E" w:rsidRDefault="008E1079">
      <w:pPr>
        <w:spacing w:after="160" w:line="259" w:lineRule="auto"/>
        <w:jc w:val="left"/>
      </w:pPr>
      <w:r>
        <w:br w:type="page"/>
      </w:r>
    </w:p>
    <w:p w14:paraId="00000083" w14:textId="77777777" w:rsidR="00D1038E" w:rsidRDefault="008E1079">
      <w:pPr>
        <w:jc w:val="center"/>
        <w:rPr>
          <w:b/>
        </w:rPr>
      </w:pPr>
      <w:r>
        <w:rPr>
          <w:b/>
        </w:rPr>
        <w:lastRenderedPageBreak/>
        <w:t>Lista de figuras</w:t>
      </w:r>
    </w:p>
    <w:p w14:paraId="00000084" w14:textId="77777777" w:rsidR="00D1038E" w:rsidRDefault="00D1038E"/>
    <w:sdt>
      <w:sdtPr>
        <w:id w:val="-1594005272"/>
        <w:docPartObj>
          <w:docPartGallery w:val="Table of Contents"/>
          <w:docPartUnique/>
        </w:docPartObj>
      </w:sdtPr>
      <w:sdtContent>
        <w:p w14:paraId="00000085" w14:textId="77777777" w:rsidR="00D1038E" w:rsidRDefault="008E1079">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r0uhxc">
            <w:r>
              <w:rPr>
                <w:b/>
                <w:color w:val="000000"/>
              </w:rPr>
              <w:t>Figura 1</w:t>
            </w:r>
          </w:hyperlink>
          <w:hyperlink w:anchor="_heading=h.2r0uhxc">
            <w:r>
              <w:rPr>
                <w:color w:val="000000"/>
              </w:rPr>
              <w:t xml:space="preserve"> Portada Normas APA séptima edición 2020 en inglés</w:t>
            </w:r>
            <w:r>
              <w:rPr>
                <w:color w:val="000000"/>
              </w:rPr>
              <w:tab/>
              <w:t>22</w:t>
            </w:r>
          </w:hyperlink>
        </w:p>
        <w:p w14:paraId="00000086" w14:textId="77777777" w:rsidR="00D1038E" w:rsidRDefault="004A1B26">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hyperlink w:anchor="_heading=h.1664s55">
            <w:r w:rsidR="008E1079">
              <w:rPr>
                <w:b/>
                <w:color w:val="000000"/>
              </w:rPr>
              <w:t>Figura 2</w:t>
            </w:r>
          </w:hyperlink>
          <w:hyperlink w:anchor="_heading=h.1664s55">
            <w:r w:rsidR="008E1079">
              <w:rPr>
                <w:color w:val="000000"/>
              </w:rPr>
              <w:t xml:space="preserve"> Logo Universidad de Antioquia</w:t>
            </w:r>
            <w:r w:rsidR="008E1079">
              <w:rPr>
                <w:color w:val="000000"/>
              </w:rPr>
              <w:tab/>
              <w:t>22</w:t>
            </w:r>
          </w:hyperlink>
        </w:p>
        <w:p w14:paraId="00000087" w14:textId="77777777" w:rsidR="00D1038E" w:rsidRDefault="008E1079">
          <w:r>
            <w:fldChar w:fldCharType="end"/>
          </w:r>
        </w:p>
      </w:sdtContent>
    </w:sdt>
    <w:p w14:paraId="00000088" w14:textId="77777777" w:rsidR="00D1038E" w:rsidRDefault="00D1038E">
      <w:pPr>
        <w:pBdr>
          <w:top w:val="nil"/>
          <w:left w:val="nil"/>
          <w:bottom w:val="nil"/>
          <w:right w:val="nil"/>
          <w:between w:val="nil"/>
        </w:pBdr>
        <w:ind w:firstLine="680"/>
        <w:rPr>
          <w:color w:val="000000"/>
        </w:rPr>
      </w:pPr>
    </w:p>
    <w:p w14:paraId="00000089" w14:textId="77777777" w:rsidR="00D1038E" w:rsidRDefault="00D1038E"/>
    <w:p w14:paraId="0000008A" w14:textId="77777777" w:rsidR="00D1038E" w:rsidRDefault="00D1038E"/>
    <w:p w14:paraId="0000008B" w14:textId="77777777" w:rsidR="00D1038E" w:rsidRDefault="008E1079">
      <w:pPr>
        <w:spacing w:after="160" w:line="259" w:lineRule="auto"/>
        <w:jc w:val="left"/>
      </w:pPr>
      <w:r>
        <w:br w:type="page"/>
      </w:r>
    </w:p>
    <w:p w14:paraId="0000008C" w14:textId="77777777" w:rsidR="00D1038E" w:rsidRDefault="008E1079">
      <w:pPr>
        <w:jc w:val="center"/>
        <w:rPr>
          <w:b/>
        </w:rPr>
      </w:pPr>
      <w:bookmarkStart w:id="14" w:name="_heading=h.2s8eyo1" w:colFirst="0" w:colLast="0"/>
      <w:bookmarkEnd w:id="14"/>
      <w:r>
        <w:rPr>
          <w:b/>
        </w:rPr>
        <w:lastRenderedPageBreak/>
        <w:t>Siglas, acrónimos y abreviaturas</w:t>
      </w:r>
    </w:p>
    <w:p w14:paraId="0000008D" w14:textId="77777777" w:rsidR="00D1038E" w:rsidRDefault="00D1038E"/>
    <w:p w14:paraId="0000008E" w14:textId="77777777" w:rsidR="00D1038E" w:rsidRDefault="008E1079">
      <w:r>
        <w:rPr>
          <w:b/>
        </w:rPr>
        <w:t>APA</w:t>
      </w:r>
      <w:r>
        <w:tab/>
      </w:r>
      <w:r>
        <w:tab/>
      </w:r>
      <w:r>
        <w:tab/>
        <w:t>American Psychological Association</w:t>
      </w:r>
    </w:p>
    <w:p w14:paraId="0000008F" w14:textId="77777777" w:rsidR="00D1038E" w:rsidRDefault="008E1079">
      <w:r>
        <w:rPr>
          <w:b/>
        </w:rPr>
        <w:t>Cms.</w:t>
      </w:r>
      <w:r>
        <w:tab/>
      </w:r>
      <w:r>
        <w:tab/>
      </w:r>
      <w:r>
        <w:tab/>
        <w:t>Centímetros</w:t>
      </w:r>
    </w:p>
    <w:p w14:paraId="00000090" w14:textId="77777777" w:rsidR="00D1038E" w:rsidRDefault="008E1079">
      <w:r>
        <w:rPr>
          <w:b/>
        </w:rPr>
        <w:t>ERIC</w:t>
      </w:r>
      <w:r>
        <w:tab/>
      </w:r>
      <w:r>
        <w:tab/>
      </w:r>
      <w:r>
        <w:tab/>
        <w:t>Education Resources Information Center</w:t>
      </w:r>
    </w:p>
    <w:p w14:paraId="00000091" w14:textId="77777777" w:rsidR="00D1038E" w:rsidRDefault="008E1079">
      <w:r>
        <w:rPr>
          <w:b/>
        </w:rPr>
        <w:t>Esp.</w:t>
      </w:r>
      <w:r>
        <w:tab/>
      </w:r>
      <w:r>
        <w:tab/>
      </w:r>
      <w:r>
        <w:tab/>
        <w:t>Especialista</w:t>
      </w:r>
    </w:p>
    <w:p w14:paraId="00000092" w14:textId="77777777" w:rsidR="00D1038E" w:rsidRDefault="008E1079">
      <w:r>
        <w:rPr>
          <w:b/>
        </w:rPr>
        <w:t>MP</w:t>
      </w:r>
      <w:r>
        <w:tab/>
      </w:r>
      <w:r>
        <w:tab/>
      </w:r>
      <w:r>
        <w:tab/>
        <w:t>Magistrado Ponente</w:t>
      </w:r>
    </w:p>
    <w:p w14:paraId="00000093" w14:textId="77777777" w:rsidR="00D1038E" w:rsidRDefault="008E1079">
      <w:r>
        <w:rPr>
          <w:b/>
        </w:rPr>
        <w:t>MSc</w:t>
      </w:r>
      <w:r>
        <w:tab/>
      </w:r>
      <w:r>
        <w:tab/>
      </w:r>
      <w:r>
        <w:tab/>
        <w:t>Magister Scientiae</w:t>
      </w:r>
    </w:p>
    <w:p w14:paraId="00000094" w14:textId="77777777" w:rsidR="00D1038E" w:rsidRDefault="008E1079">
      <w:r>
        <w:rPr>
          <w:b/>
        </w:rPr>
        <w:t>Párr.</w:t>
      </w:r>
      <w:r>
        <w:tab/>
      </w:r>
      <w:r>
        <w:tab/>
      </w:r>
      <w:r>
        <w:tab/>
        <w:t>Párrafo</w:t>
      </w:r>
    </w:p>
    <w:p w14:paraId="00000095" w14:textId="77777777" w:rsidR="00D1038E" w:rsidRDefault="008E1079">
      <w:r>
        <w:rPr>
          <w:b/>
        </w:rPr>
        <w:t>PhD</w:t>
      </w:r>
      <w:r>
        <w:tab/>
      </w:r>
      <w:r>
        <w:tab/>
      </w:r>
      <w:r>
        <w:tab/>
        <w:t>Philosophiae Doctor</w:t>
      </w:r>
    </w:p>
    <w:p w14:paraId="00000096" w14:textId="77777777" w:rsidR="00D1038E" w:rsidRDefault="008E1079">
      <w:r>
        <w:rPr>
          <w:b/>
        </w:rPr>
        <w:t>PBQ-SF</w:t>
      </w:r>
      <w:r>
        <w:t xml:space="preserve"> </w:t>
      </w:r>
      <w:r>
        <w:tab/>
      </w:r>
      <w:r>
        <w:tab/>
        <w:t>Personality Belief Questionnaire Short Form</w:t>
      </w:r>
    </w:p>
    <w:p w14:paraId="00000097" w14:textId="77777777" w:rsidR="00D1038E" w:rsidRDefault="008E1079">
      <w:r>
        <w:rPr>
          <w:b/>
        </w:rPr>
        <w:t>PostDoc</w:t>
      </w:r>
      <w:r>
        <w:tab/>
      </w:r>
      <w:r>
        <w:tab/>
        <w:t>PostDoctor</w:t>
      </w:r>
    </w:p>
    <w:p w14:paraId="00000098" w14:textId="77777777" w:rsidR="00D1038E" w:rsidRDefault="008E1079">
      <w:r>
        <w:rPr>
          <w:b/>
        </w:rPr>
        <w:t>UdeA</w:t>
      </w:r>
      <w:r>
        <w:tab/>
      </w:r>
      <w:r>
        <w:tab/>
      </w:r>
      <w:r>
        <w:tab/>
        <w:t>Universidad de Antioquia</w:t>
      </w:r>
    </w:p>
    <w:p w14:paraId="00000099" w14:textId="77777777" w:rsidR="00D1038E" w:rsidRDefault="00D1038E"/>
    <w:p w14:paraId="0000009A" w14:textId="77777777" w:rsidR="00D1038E" w:rsidRDefault="00D1038E"/>
    <w:p w14:paraId="0000009B" w14:textId="77777777" w:rsidR="00D1038E" w:rsidRDefault="00D1038E"/>
    <w:p w14:paraId="0000009C" w14:textId="77777777" w:rsidR="00D1038E" w:rsidRDefault="00D1038E"/>
    <w:p w14:paraId="0000009D" w14:textId="77777777" w:rsidR="00D1038E" w:rsidRDefault="00D1038E"/>
    <w:p w14:paraId="0000009E" w14:textId="77777777" w:rsidR="00D1038E" w:rsidRDefault="00D1038E"/>
    <w:p w14:paraId="0000009F" w14:textId="77777777" w:rsidR="00D1038E" w:rsidRDefault="00D1038E"/>
    <w:p w14:paraId="000000A0" w14:textId="77777777" w:rsidR="00D1038E" w:rsidRDefault="00D1038E"/>
    <w:p w14:paraId="000000A1" w14:textId="77777777" w:rsidR="00D1038E" w:rsidRDefault="00D1038E"/>
    <w:p w14:paraId="000000A2" w14:textId="77777777" w:rsidR="00D1038E" w:rsidRDefault="00D1038E"/>
    <w:p w14:paraId="000000A3" w14:textId="77777777" w:rsidR="00D1038E" w:rsidRDefault="00D1038E"/>
    <w:p w14:paraId="000000A4" w14:textId="77777777" w:rsidR="00D1038E" w:rsidRDefault="00D1038E"/>
    <w:p w14:paraId="000000A5" w14:textId="77777777" w:rsidR="00D1038E" w:rsidRDefault="008E1079">
      <w:pPr>
        <w:spacing w:after="160" w:line="259" w:lineRule="auto"/>
        <w:jc w:val="left"/>
        <w:rPr>
          <w:b/>
        </w:rPr>
      </w:pPr>
      <w:bookmarkStart w:id="15" w:name="_heading=h.17dp8vu" w:colFirst="0" w:colLast="0"/>
      <w:bookmarkEnd w:id="15"/>
      <w:r>
        <w:br w:type="page"/>
      </w:r>
    </w:p>
    <w:p w14:paraId="000000A6" w14:textId="77777777" w:rsidR="00D1038E" w:rsidRDefault="008E1079">
      <w:pPr>
        <w:pStyle w:val="Ttulo1"/>
      </w:pPr>
      <w:bookmarkStart w:id="16" w:name="_Toc183124234"/>
      <w:r>
        <w:lastRenderedPageBreak/>
        <w:t>Resumen</w:t>
      </w:r>
      <w:bookmarkEnd w:id="16"/>
    </w:p>
    <w:p w14:paraId="000000A7" w14:textId="77777777" w:rsidR="00D1038E" w:rsidRDefault="00D1038E">
      <w:pPr>
        <w:ind w:firstLine="708"/>
        <w:jc w:val="center"/>
      </w:pPr>
    </w:p>
    <w:p w14:paraId="000000A8" w14:textId="77777777" w:rsidR="00D1038E" w:rsidRDefault="008E1079">
      <w:r>
        <w:t>El resumen permite identificar la esencia del escrito, es un abstract. Realiza una descripción general de tu proyecto: qué se persigue, qué datos se tiene, qué estrategia se siguió para las iteraciones, que obstáculos hubo, qué resultados se obtuvieron, etc. La longitud es mínimo 150 y máximo 250 palabras.</w:t>
      </w:r>
    </w:p>
    <w:p w14:paraId="000000A9" w14:textId="77777777" w:rsidR="00D1038E" w:rsidRDefault="00D1038E">
      <w:pPr>
        <w:rPr>
          <w:b/>
        </w:rPr>
      </w:pPr>
    </w:p>
    <w:p w14:paraId="000000AA" w14:textId="77777777" w:rsidR="00D1038E" w:rsidRDefault="008E1079">
      <w:r>
        <w:t xml:space="preserve">Incluye al final de dicha página la dirección de los repositorios </w:t>
      </w:r>
      <w:sdt>
        <w:sdtPr>
          <w:tag w:val="goog_rdk_7"/>
          <w:id w:val="-513841972"/>
        </w:sdtPr>
        <w:sdtContent>
          <w:commentRangeStart w:id="17"/>
        </w:sdtContent>
      </w:sdt>
      <w:r>
        <w:t>GitHub</w:t>
      </w:r>
      <w:commentRangeEnd w:id="17"/>
      <w:r>
        <w:commentReference w:id="17"/>
      </w:r>
      <w:r>
        <w:t>.</w:t>
      </w:r>
    </w:p>
    <w:p w14:paraId="000000AB" w14:textId="77777777" w:rsidR="00D1038E" w:rsidRDefault="00D1038E">
      <w:pPr>
        <w:rPr>
          <w:b/>
        </w:rPr>
      </w:pPr>
    </w:p>
    <w:p w14:paraId="000000AC" w14:textId="77777777" w:rsidR="00D1038E" w:rsidRDefault="008E1079">
      <w:pPr>
        <w:ind w:left="624"/>
      </w:pPr>
      <w:r>
        <w:rPr>
          <w:i/>
        </w:rPr>
        <w:t>Palabras clave</w:t>
      </w:r>
      <w:r>
        <w:t>: palabra 1, palabra 2, palabra 3, palabra 4.</w:t>
      </w:r>
    </w:p>
    <w:p w14:paraId="000000AD" w14:textId="77777777" w:rsidR="00D1038E" w:rsidRDefault="008E1079">
      <w:pPr>
        <w:spacing w:after="160" w:line="259" w:lineRule="auto"/>
        <w:jc w:val="left"/>
        <w:rPr>
          <w:b/>
        </w:rPr>
      </w:pPr>
      <w:r>
        <w:br w:type="page"/>
      </w:r>
    </w:p>
    <w:p w14:paraId="000000AE" w14:textId="77777777" w:rsidR="00D1038E" w:rsidRDefault="008E1079">
      <w:pPr>
        <w:pStyle w:val="Ttulo1"/>
      </w:pPr>
      <w:bookmarkStart w:id="18" w:name="_Toc183124235"/>
      <w:r>
        <w:lastRenderedPageBreak/>
        <w:t>Abstract</w:t>
      </w:r>
      <w:bookmarkEnd w:id="18"/>
    </w:p>
    <w:p w14:paraId="000000AF" w14:textId="77777777" w:rsidR="00D1038E" w:rsidRDefault="00D1038E"/>
    <w:p w14:paraId="000000B0" w14:textId="77777777" w:rsidR="00D1038E" w:rsidRDefault="008E1079">
      <w:r>
        <w:t>El abstract es el mismo resumen pero en idioma inglés. Conserva la misma extensión o aproximada, es decir, mínimo 150 y máximo 250 palabras.</w:t>
      </w:r>
    </w:p>
    <w:p w14:paraId="000000B1" w14:textId="77777777" w:rsidR="00D1038E" w:rsidRDefault="00D1038E">
      <w:pPr>
        <w:ind w:firstLine="708"/>
        <w:rPr>
          <w:color w:val="FF0000"/>
        </w:rPr>
      </w:pPr>
    </w:p>
    <w:p w14:paraId="000000B2" w14:textId="77777777" w:rsidR="00D1038E" w:rsidRDefault="008E1079">
      <w:pPr>
        <w:ind w:left="624"/>
      </w:pPr>
      <w:r>
        <w:rPr>
          <w:i/>
        </w:rPr>
        <w:t>Keywords</w:t>
      </w:r>
      <w:r>
        <w:rPr>
          <w:b/>
        </w:rPr>
        <w:t>:</w:t>
      </w:r>
      <w:r>
        <w:t xml:space="preserve"> …..</w:t>
      </w:r>
    </w:p>
    <w:p w14:paraId="000000B3" w14:textId="77777777" w:rsidR="00D1038E" w:rsidRDefault="008E1079">
      <w:r>
        <w:t xml:space="preserve"> </w:t>
      </w:r>
    </w:p>
    <w:p w14:paraId="000000B4" w14:textId="77777777" w:rsidR="00D1038E" w:rsidRDefault="008E1079">
      <w:pPr>
        <w:tabs>
          <w:tab w:val="left" w:pos="6787"/>
        </w:tabs>
      </w:pPr>
      <w:r>
        <w:tab/>
      </w:r>
    </w:p>
    <w:p w14:paraId="000000B5" w14:textId="77777777" w:rsidR="00D1038E" w:rsidRDefault="00D1038E"/>
    <w:p w14:paraId="000000B6" w14:textId="77777777" w:rsidR="00D1038E" w:rsidRDefault="00D1038E"/>
    <w:p w14:paraId="000000B7" w14:textId="77777777" w:rsidR="00D1038E" w:rsidRDefault="00D1038E"/>
    <w:p w14:paraId="000000B8" w14:textId="77777777" w:rsidR="00D1038E" w:rsidRDefault="00D1038E"/>
    <w:p w14:paraId="000000B9" w14:textId="77777777" w:rsidR="00D1038E" w:rsidRDefault="00D1038E"/>
    <w:p w14:paraId="000000BA" w14:textId="77777777" w:rsidR="00D1038E" w:rsidRDefault="00D1038E"/>
    <w:p w14:paraId="000000BB" w14:textId="77777777" w:rsidR="00D1038E" w:rsidRDefault="00D1038E"/>
    <w:p w14:paraId="000000BC" w14:textId="77777777" w:rsidR="00D1038E" w:rsidRDefault="00D1038E"/>
    <w:p w14:paraId="000000BD" w14:textId="77777777" w:rsidR="00D1038E" w:rsidRDefault="008E1079">
      <w:pPr>
        <w:spacing w:after="160" w:line="259" w:lineRule="auto"/>
        <w:jc w:val="left"/>
        <w:rPr>
          <w:b/>
        </w:rPr>
      </w:pPr>
      <w:bookmarkStart w:id="19" w:name="_heading=h.lnxbz9" w:colFirst="0" w:colLast="0"/>
      <w:bookmarkEnd w:id="19"/>
      <w:r>
        <w:br w:type="page"/>
      </w:r>
    </w:p>
    <w:p w14:paraId="000000BE" w14:textId="77777777" w:rsidR="00D1038E" w:rsidRDefault="008E1079">
      <w:pPr>
        <w:pStyle w:val="Ttulo1"/>
        <w:numPr>
          <w:ilvl w:val="0"/>
          <w:numId w:val="8"/>
        </w:numPr>
      </w:pPr>
      <w:bookmarkStart w:id="20" w:name="_Toc183124236"/>
      <w:r>
        <w:lastRenderedPageBreak/>
        <w:t>Descripción del problema</w:t>
      </w:r>
      <w:bookmarkEnd w:id="20"/>
    </w:p>
    <w:p w14:paraId="4BB3B996" w14:textId="77777777" w:rsidR="00B71D1F" w:rsidRDefault="00B71D1F">
      <w:pPr>
        <w:ind w:firstLine="708"/>
      </w:pPr>
    </w:p>
    <w:p w14:paraId="70163D00" w14:textId="4D238FBF" w:rsidR="00B71D1F" w:rsidRDefault="00B71D1F" w:rsidP="00B71D1F">
      <w:pPr>
        <w:ind w:firstLine="708"/>
      </w:pPr>
      <w:r>
        <w:t>El transporte terrestre de carga es una pieza clave en la economía colombiana</w:t>
      </w:r>
      <w:sdt>
        <w:sdtPr>
          <w:id w:val="-1026018504"/>
          <w:citation/>
        </w:sdtPr>
        <w:sdtContent>
          <w:r w:rsidR="00B20407">
            <w:fldChar w:fldCharType="begin"/>
          </w:r>
          <w:r w:rsidR="002151EA">
            <w:rPr>
              <w:lang w:val="es-MX"/>
            </w:rPr>
            <w:instrText xml:space="preserve">CITATION Lat24 \l 2058 </w:instrText>
          </w:r>
          <w:r w:rsidR="00B20407">
            <w:fldChar w:fldCharType="separate"/>
          </w:r>
          <w:r w:rsidR="00251A70">
            <w:rPr>
              <w:noProof/>
              <w:lang w:val="es-MX"/>
            </w:rPr>
            <w:t xml:space="preserve"> (Baquero Latorre, 2024)</w:t>
          </w:r>
          <w:r w:rsidR="00B20407">
            <w:fldChar w:fldCharType="end"/>
          </w:r>
        </w:sdtContent>
      </w:sdt>
      <w:r w:rsidR="001530F5">
        <w:t>. Sin embargo,</w:t>
      </w:r>
      <w:r>
        <w:t xml:space="preserve"> </w:t>
      </w:r>
      <w:r w:rsidR="001530F5">
        <w:t>para la empresa logística (la empresa que provee los datos para el presente estudio)</w:t>
      </w:r>
      <w:r>
        <w:t xml:space="preserve"> su operación enfrenta un problema constante: los </w:t>
      </w:r>
      <w:r w:rsidR="00AE7617">
        <w:t>incidentes viales de diferentes magnitudes</w:t>
      </w:r>
      <w:r>
        <w:t>. Estos eventos no solo ponen en riesgo la vida de los conductores</w:t>
      </w:r>
      <w:sdt>
        <w:sdtPr>
          <w:id w:val="1081415306"/>
          <w:citation/>
        </w:sdtPr>
        <w:sdtContent>
          <w:r w:rsidR="00071853">
            <w:fldChar w:fldCharType="begin"/>
          </w:r>
          <w:r w:rsidR="00071853">
            <w:rPr>
              <w:lang w:val="es-MX"/>
            </w:rPr>
            <w:instrText xml:space="preserve"> CITATION Web24 \l 2058 </w:instrText>
          </w:r>
          <w:r w:rsidR="00071853">
            <w:fldChar w:fldCharType="separate"/>
          </w:r>
          <w:r w:rsidR="00251A70">
            <w:rPr>
              <w:noProof/>
              <w:lang w:val="es-MX"/>
            </w:rPr>
            <w:t xml:space="preserve"> (WebMaster, 2024)</w:t>
          </w:r>
          <w:r w:rsidR="00071853">
            <w:fldChar w:fldCharType="end"/>
          </w:r>
        </w:sdtContent>
      </w:sdt>
      <w:r>
        <w:t>, sino que también generan costos importantes para las empresas logísticas, como reparaciones, indemnizaciones, tiempos muertos y pérdidas de mercancía</w:t>
      </w:r>
      <w:sdt>
        <w:sdtPr>
          <w:id w:val="-1680260273"/>
          <w:citation/>
        </w:sdtPr>
        <w:sdtContent>
          <w:r w:rsidR="00B216CB" w:rsidRPr="00B216CB">
            <w:fldChar w:fldCharType="begin"/>
          </w:r>
          <w:r w:rsidR="00E13F15">
            <w:rPr>
              <w:lang w:val="es-MX"/>
            </w:rPr>
            <w:instrText xml:space="preserve">CITATION Mor24 \l 2058 </w:instrText>
          </w:r>
          <w:r w:rsidR="00B216CB" w:rsidRPr="00B216CB">
            <w:fldChar w:fldCharType="separate"/>
          </w:r>
          <w:r w:rsidR="00251A70">
            <w:rPr>
              <w:noProof/>
              <w:lang w:val="es-MX"/>
            </w:rPr>
            <w:t xml:space="preserve"> (Mordor Intelligence, 2024)</w:t>
          </w:r>
          <w:r w:rsidR="00B216CB" w:rsidRPr="00B216CB">
            <w:fldChar w:fldCharType="end"/>
          </w:r>
        </w:sdtContent>
      </w:sdt>
      <w:r w:rsidRPr="00B216CB">
        <w:t>.</w:t>
      </w:r>
      <w:r>
        <w:t xml:space="preserve"> </w:t>
      </w:r>
    </w:p>
    <w:p w14:paraId="3E4CC9DA" w14:textId="77777777" w:rsidR="006069A9" w:rsidRDefault="006069A9" w:rsidP="00B71D1F">
      <w:pPr>
        <w:ind w:firstLine="708"/>
      </w:pPr>
    </w:p>
    <w:p w14:paraId="48197201" w14:textId="0525FED0" w:rsidR="00B71D1F" w:rsidRDefault="00B71D1F" w:rsidP="00B71D1F">
      <w:pPr>
        <w:ind w:firstLine="708"/>
      </w:pPr>
      <w:r>
        <w:t xml:space="preserve">A </w:t>
      </w:r>
      <w:r w:rsidR="004A7293">
        <w:t xml:space="preserve">pesar de contar con tecnología de </w:t>
      </w:r>
      <w:r>
        <w:t xml:space="preserve">telemetría, </w:t>
      </w:r>
      <w:r w:rsidR="004A7293">
        <w:t xml:space="preserve">la empresa </w:t>
      </w:r>
      <w:r w:rsidR="001530F5">
        <w:t>logística</w:t>
      </w:r>
      <w:r w:rsidR="004A7293">
        <w:t xml:space="preserve"> solo la utiliza</w:t>
      </w:r>
      <w:r>
        <w:t xml:space="preserve"> para monitorear sus flotas de manera reactiva, generando reportes después de que ocurren los incidentes. Esto deja sin explorar un </w:t>
      </w:r>
      <w:r w:rsidR="001530F5">
        <w:t xml:space="preserve">posible </w:t>
      </w:r>
      <w:r>
        <w:t xml:space="preserve">potencial: los datos que recopilan, como velocidad, frenadas bruscas y aceleración, podrían contener patrones importantes que </w:t>
      </w:r>
      <w:r w:rsidR="00DB19CA">
        <w:t>probablemente</w:t>
      </w:r>
      <w:r w:rsidR="001530F5">
        <w:t xml:space="preserve"> </w:t>
      </w:r>
      <w:r w:rsidR="00DB19CA">
        <w:t>ayuden</w:t>
      </w:r>
      <w:r w:rsidR="001530F5">
        <w:t xml:space="preserve"> a anticipar</w:t>
      </w:r>
      <w:r>
        <w:t xml:space="preserve"> el riesgo de </w:t>
      </w:r>
      <w:r w:rsidR="001530F5">
        <w:t xml:space="preserve">incidentes </w:t>
      </w:r>
      <w:r w:rsidR="001530F5" w:rsidRPr="001A5DDC">
        <w:t xml:space="preserve">y a </w:t>
      </w:r>
      <w:r w:rsidR="001A5DDC" w:rsidRPr="001A5DDC">
        <w:t>fomentar</w:t>
      </w:r>
      <w:r w:rsidR="001530F5">
        <w:t xml:space="preserve"> </w:t>
      </w:r>
      <w:r w:rsidR="00DB19CA">
        <w:t xml:space="preserve">dentro de la empresa </w:t>
      </w:r>
      <w:r w:rsidR="001530F5">
        <w:t>campañas de prevención y/o mitigación del riesgo.</w:t>
      </w:r>
    </w:p>
    <w:p w14:paraId="34FDA87F" w14:textId="77777777" w:rsidR="006069A9" w:rsidRDefault="006069A9" w:rsidP="00B71D1F">
      <w:pPr>
        <w:ind w:firstLine="708"/>
      </w:pPr>
    </w:p>
    <w:p w14:paraId="4282C8C2" w14:textId="2E5CA494" w:rsidR="009C0363" w:rsidRDefault="00B71D1F" w:rsidP="009C0363">
      <w:pPr>
        <w:ind w:firstLine="708"/>
      </w:pPr>
      <w:r>
        <w:t xml:space="preserve">Esta investigación tiene como propósito aprovechar los datos históricos de telemetría para descubrir patrones y conexiones entre variables que podrían ayudar a predecir la ocurrencia de </w:t>
      </w:r>
      <w:r w:rsidR="001530F5">
        <w:t>incidentes</w:t>
      </w:r>
      <w:r>
        <w:t>.</w:t>
      </w:r>
      <w:r w:rsidR="004A7293">
        <w:t xml:space="preserve"> </w:t>
      </w:r>
      <w:r>
        <w:t xml:space="preserve">La pregunta que guía este proyecto es sencilla pero </w:t>
      </w:r>
      <w:r w:rsidR="00E8178F">
        <w:t>importante</w:t>
      </w:r>
      <w:r>
        <w:t xml:space="preserve">: ¿cómo pueden los patrones y las variables en los datos telemétricos ayudarnos a predecir un </w:t>
      </w:r>
      <w:r w:rsidR="001D439E">
        <w:t>incidente</w:t>
      </w:r>
      <w:r>
        <w:t xml:space="preserve"> vial? </w:t>
      </w:r>
    </w:p>
    <w:p w14:paraId="0235D85F" w14:textId="77777777" w:rsidR="006069A9" w:rsidRDefault="006069A9" w:rsidP="009C0363">
      <w:pPr>
        <w:ind w:firstLine="708"/>
      </w:pPr>
    </w:p>
    <w:p w14:paraId="24F4F663" w14:textId="64AB7C5F" w:rsidR="009C0363" w:rsidRDefault="009C0363" w:rsidP="004A7293">
      <w:pPr>
        <w:ind w:firstLine="708"/>
      </w:pPr>
      <w:r>
        <w:t>El uso de modelos predictivos puede ayudar a dar</w:t>
      </w:r>
      <w:r w:rsidRPr="009C0363">
        <w:t xml:space="preserve"> respuesta a esta pregunta, mediante algoritmos de aprendizaje automático </w:t>
      </w:r>
      <w:r>
        <w:t>que analicen</w:t>
      </w:r>
      <w:r w:rsidRPr="009C0363">
        <w:t xml:space="preserve"> grandes volúmenes de datos para identificar patrones y relaciones entre las variables</w:t>
      </w:r>
      <w:r w:rsidR="00D77DE9">
        <w:t xml:space="preserve"> </w:t>
      </w:r>
      <w:sdt>
        <w:sdtPr>
          <w:id w:val="1041172513"/>
          <w:citation/>
        </w:sdtPr>
        <w:sdtContent>
          <w:r w:rsidR="00D77DE9">
            <w:fldChar w:fldCharType="begin"/>
          </w:r>
          <w:r w:rsidR="00D77DE9">
            <w:rPr>
              <w:lang w:val="es-MX"/>
            </w:rPr>
            <w:instrText xml:space="preserve"> CITATION Gér19 \l 2058 </w:instrText>
          </w:r>
          <w:r w:rsidR="00D77DE9">
            <w:fldChar w:fldCharType="separate"/>
          </w:r>
          <w:r w:rsidR="00251A70">
            <w:rPr>
              <w:noProof/>
              <w:lang w:val="es-MX"/>
            </w:rPr>
            <w:t>(Géron, 2019)</w:t>
          </w:r>
          <w:r w:rsidR="00D77DE9">
            <w:fldChar w:fldCharType="end"/>
          </w:r>
        </w:sdtContent>
      </w:sdt>
      <w:r w:rsidRPr="009C0363">
        <w:t xml:space="preserve">. Estos modelos permiten anticipar la probabilidad de que ocurra un incidente vial bajo ciertas condiciones, </w:t>
      </w:r>
      <w:r>
        <w:t>así</w:t>
      </w:r>
      <w:r w:rsidRPr="009C0363">
        <w:t>, los modelos predictivos pueden convertirse en una solución práctica para reducir riesgos y optimizar operac</w:t>
      </w:r>
      <w:r>
        <w:t>iones en un entorno empresarial</w:t>
      </w:r>
      <w:r w:rsidRPr="009C0363">
        <w:t>.</w:t>
      </w:r>
    </w:p>
    <w:p w14:paraId="66BA7762" w14:textId="77777777" w:rsidR="006069A9" w:rsidRDefault="006069A9" w:rsidP="004A7293">
      <w:pPr>
        <w:ind w:firstLine="708"/>
      </w:pPr>
    </w:p>
    <w:p w14:paraId="000000C0" w14:textId="77777777" w:rsidR="00D1038E" w:rsidRDefault="00D1038E">
      <w:pPr>
        <w:rPr>
          <w:b/>
        </w:rPr>
      </w:pPr>
    </w:p>
    <w:p w14:paraId="000000C1" w14:textId="77777777" w:rsidR="00D1038E" w:rsidRDefault="008E1079">
      <w:pPr>
        <w:pStyle w:val="Ttulo2"/>
        <w:numPr>
          <w:ilvl w:val="1"/>
          <w:numId w:val="7"/>
        </w:numPr>
      </w:pPr>
      <w:r>
        <w:lastRenderedPageBreak/>
        <w:t xml:space="preserve"> </w:t>
      </w:r>
      <w:bookmarkStart w:id="21" w:name="_Toc183124237"/>
      <w:r>
        <w:t>Problema de negocio</w:t>
      </w:r>
      <w:bookmarkEnd w:id="21"/>
    </w:p>
    <w:p w14:paraId="09B040BA" w14:textId="77777777" w:rsidR="008F1FDA" w:rsidRPr="008F1FDA" w:rsidRDefault="008F1FDA" w:rsidP="008F1FDA">
      <w:pPr>
        <w:pBdr>
          <w:top w:val="nil"/>
          <w:left w:val="nil"/>
          <w:bottom w:val="nil"/>
          <w:right w:val="nil"/>
          <w:between w:val="nil"/>
        </w:pBdr>
        <w:rPr>
          <w:color w:val="000000"/>
        </w:rPr>
      </w:pPr>
    </w:p>
    <w:p w14:paraId="008C2D49" w14:textId="1F981CA8" w:rsidR="00923306" w:rsidRDefault="0092297F" w:rsidP="008F1FDA">
      <w:pPr>
        <w:pBdr>
          <w:top w:val="nil"/>
          <w:left w:val="nil"/>
          <w:bottom w:val="nil"/>
          <w:right w:val="nil"/>
          <w:between w:val="nil"/>
        </w:pBdr>
        <w:ind w:firstLine="709"/>
        <w:rPr>
          <w:color w:val="000000"/>
        </w:rPr>
      </w:pPr>
      <w:r>
        <w:rPr>
          <w:color w:val="000000"/>
        </w:rPr>
        <w:t>El contexto sobre el que se desarrolla el proyecto está enmarcado en la necesidad de u</w:t>
      </w:r>
      <w:r w:rsidR="00E8178F">
        <w:rPr>
          <w:color w:val="000000"/>
        </w:rPr>
        <w:t xml:space="preserve">na empresa del sector logístico en Colombia </w:t>
      </w:r>
      <w:r w:rsidR="001D439E">
        <w:rPr>
          <w:color w:val="000000"/>
        </w:rPr>
        <w:t>con</w:t>
      </w:r>
      <w:r w:rsidR="00E8178F">
        <w:rPr>
          <w:color w:val="000000"/>
        </w:rPr>
        <w:t xml:space="preserve"> presencia a nivel nacional, de </w:t>
      </w:r>
      <w:r w:rsidR="001D439E">
        <w:rPr>
          <w:color w:val="000000"/>
        </w:rPr>
        <w:t>transicionar de un enfoque reactivo a uno proactivo en lo referente al manejo de</w:t>
      </w:r>
      <w:r w:rsidR="00E8178F" w:rsidRPr="008F1FDA">
        <w:rPr>
          <w:color w:val="000000"/>
        </w:rPr>
        <w:t xml:space="preserve"> </w:t>
      </w:r>
      <w:r w:rsidR="001D439E">
        <w:rPr>
          <w:color w:val="000000"/>
        </w:rPr>
        <w:t>incidentes</w:t>
      </w:r>
      <w:r w:rsidR="00E8178F" w:rsidRPr="008F1FDA">
        <w:rPr>
          <w:color w:val="000000"/>
        </w:rPr>
        <w:t xml:space="preserve"> viales</w:t>
      </w:r>
      <w:r w:rsidR="00E8178F">
        <w:rPr>
          <w:color w:val="000000"/>
        </w:rPr>
        <w:t xml:space="preserve">, </w:t>
      </w:r>
      <w:r w:rsidR="001D439E">
        <w:rPr>
          <w:color w:val="000000"/>
        </w:rPr>
        <w:t>haciendo uso de entre otras cosas, d</w:t>
      </w:r>
      <w:r w:rsidR="00E8178F">
        <w:rPr>
          <w:color w:val="000000"/>
        </w:rPr>
        <w:t xml:space="preserve">el </w:t>
      </w:r>
      <w:r>
        <w:rPr>
          <w:color w:val="000000"/>
        </w:rPr>
        <w:t>estudio</w:t>
      </w:r>
      <w:r w:rsidR="00E8178F">
        <w:rPr>
          <w:color w:val="000000"/>
        </w:rPr>
        <w:t xml:space="preserve"> de</w:t>
      </w:r>
      <w:r w:rsidR="001D439E">
        <w:rPr>
          <w:color w:val="000000"/>
        </w:rPr>
        <w:t xml:space="preserve"> patrones que se pueden encontrar </w:t>
      </w:r>
      <w:r w:rsidR="00E8178F">
        <w:rPr>
          <w:color w:val="000000"/>
        </w:rPr>
        <w:t>en los datos de telemetría</w:t>
      </w:r>
      <w:r w:rsidR="008F1FDA" w:rsidRPr="008F1FDA">
        <w:rPr>
          <w:color w:val="000000"/>
        </w:rPr>
        <w:t xml:space="preserve">. </w:t>
      </w:r>
    </w:p>
    <w:p w14:paraId="32F51DFC" w14:textId="3B12DFFC" w:rsidR="00923306" w:rsidRDefault="001D439E" w:rsidP="008F1FDA">
      <w:pPr>
        <w:pBdr>
          <w:top w:val="nil"/>
          <w:left w:val="nil"/>
          <w:bottom w:val="nil"/>
          <w:right w:val="nil"/>
          <w:between w:val="nil"/>
        </w:pBdr>
        <w:ind w:firstLine="709"/>
        <w:rPr>
          <w:color w:val="000000"/>
        </w:rPr>
      </w:pPr>
      <w:r>
        <w:rPr>
          <w:color w:val="000000"/>
        </w:rPr>
        <w:t>En este caso el trabajo se centrará en el estudio de los tractocamiones</w:t>
      </w:r>
      <w:r w:rsidR="00923306">
        <w:rPr>
          <w:color w:val="000000"/>
        </w:rPr>
        <w:t>, llamados dentro de la compañía: transporte primario o T1, que es el transporte principal de vía terrestre utilizado por la empresa logística para mover grandes cantidades de productos en largas distancias sobre el territorio nacional.</w:t>
      </w:r>
    </w:p>
    <w:p w14:paraId="73C95592" w14:textId="77777777" w:rsidR="006069A9" w:rsidRDefault="006069A9" w:rsidP="008F1FDA">
      <w:pPr>
        <w:pBdr>
          <w:top w:val="nil"/>
          <w:left w:val="nil"/>
          <w:bottom w:val="nil"/>
          <w:right w:val="nil"/>
          <w:between w:val="nil"/>
        </w:pBdr>
        <w:ind w:firstLine="709"/>
        <w:rPr>
          <w:color w:val="000000"/>
        </w:rPr>
      </w:pPr>
    </w:p>
    <w:p w14:paraId="1E7A2740" w14:textId="02BA1C93" w:rsidR="008F1FDA" w:rsidRDefault="008F1FDA" w:rsidP="008F1FDA">
      <w:pPr>
        <w:pBdr>
          <w:top w:val="nil"/>
          <w:left w:val="nil"/>
          <w:bottom w:val="nil"/>
          <w:right w:val="nil"/>
          <w:between w:val="nil"/>
        </w:pBdr>
        <w:ind w:firstLine="709"/>
        <w:rPr>
          <w:color w:val="000000"/>
        </w:rPr>
      </w:pPr>
      <w:r w:rsidRPr="008F1FDA">
        <w:rPr>
          <w:color w:val="000000"/>
        </w:rPr>
        <w:t>Aunque no se busca implementar un sistema en produc</w:t>
      </w:r>
      <w:r w:rsidR="00FC61AE">
        <w:rPr>
          <w:color w:val="000000"/>
        </w:rPr>
        <w:t xml:space="preserve">tivo, es decir, que el modelo </w:t>
      </w:r>
      <w:r w:rsidR="00D77DE9">
        <w:rPr>
          <w:color w:val="000000"/>
        </w:rPr>
        <w:t xml:space="preserve">no </w:t>
      </w:r>
      <w:r w:rsidR="00FC61AE">
        <w:rPr>
          <w:color w:val="000000"/>
        </w:rPr>
        <w:t xml:space="preserve"> </w:t>
      </w:r>
      <w:r w:rsidR="00D77DE9">
        <w:rPr>
          <w:color w:val="000000"/>
        </w:rPr>
        <w:t>evalúa</w:t>
      </w:r>
      <w:r w:rsidR="00FC61AE">
        <w:rPr>
          <w:color w:val="000000"/>
        </w:rPr>
        <w:t xml:space="preserve"> en tiempo real las variables </w:t>
      </w:r>
      <w:r w:rsidR="00D77DE9">
        <w:rPr>
          <w:color w:val="000000"/>
        </w:rPr>
        <w:t>para entregar</w:t>
      </w:r>
      <w:r w:rsidR="00FC61AE">
        <w:rPr>
          <w:color w:val="000000"/>
        </w:rPr>
        <w:t xml:space="preserve"> las alertas durante la ejecución de la operación logística de la empresa. E</w:t>
      </w:r>
      <w:r w:rsidRPr="008F1FDA">
        <w:rPr>
          <w:color w:val="000000"/>
        </w:rPr>
        <w:t xml:space="preserve">sta investigación contribuirá al </w:t>
      </w:r>
      <w:r w:rsidR="00E8178F">
        <w:rPr>
          <w:color w:val="000000"/>
        </w:rPr>
        <w:t>entendimiento</w:t>
      </w:r>
      <w:r w:rsidRPr="008F1FDA">
        <w:rPr>
          <w:color w:val="000000"/>
        </w:rPr>
        <w:t xml:space="preserve"> de las vari</w:t>
      </w:r>
      <w:r>
        <w:rPr>
          <w:color w:val="000000"/>
        </w:rPr>
        <w:t xml:space="preserve">ables críticas, proporcionando análisis </w:t>
      </w:r>
      <w:r w:rsidRPr="008F1FDA">
        <w:rPr>
          <w:color w:val="000000"/>
        </w:rPr>
        <w:t>que puedan sentar bases para decisiones estratégicas más seguras y efectivas</w:t>
      </w:r>
      <w:r w:rsidR="00E8178F">
        <w:rPr>
          <w:color w:val="000000"/>
        </w:rPr>
        <w:t>, pues en un</w:t>
      </w:r>
      <w:r w:rsidR="00DB19CA">
        <w:rPr>
          <w:color w:val="000000"/>
        </w:rPr>
        <w:t xml:space="preserve"> mercado competitivo</w:t>
      </w:r>
      <w:r w:rsidR="00B407F7">
        <w:rPr>
          <w:color w:val="000000"/>
        </w:rPr>
        <w:t xml:space="preserve"> </w:t>
      </w:r>
      <w:r w:rsidR="00E8178F" w:rsidRPr="008F1FDA">
        <w:rPr>
          <w:color w:val="000000"/>
        </w:rPr>
        <w:t>donde cada decisión operativa puede marcar la diferencia, las empresas logísticas buscan formas de reducir los r</w:t>
      </w:r>
      <w:r w:rsidR="00E8178F">
        <w:rPr>
          <w:color w:val="000000"/>
        </w:rPr>
        <w:t xml:space="preserve">iesgos </w:t>
      </w:r>
      <w:r w:rsidR="00DB19CA">
        <w:rPr>
          <w:color w:val="000000"/>
        </w:rPr>
        <w:t xml:space="preserve">y costos </w:t>
      </w:r>
      <w:r w:rsidR="00E8178F">
        <w:rPr>
          <w:color w:val="000000"/>
        </w:rPr>
        <w:t>asociados al transporte</w:t>
      </w:r>
      <w:sdt>
        <w:sdtPr>
          <w:rPr>
            <w:color w:val="000000"/>
          </w:rPr>
          <w:id w:val="-2127150874"/>
          <w:citation/>
        </w:sdtPr>
        <w:sdtContent>
          <w:r w:rsidR="00E13F15">
            <w:rPr>
              <w:color w:val="000000"/>
            </w:rPr>
            <w:fldChar w:fldCharType="begin"/>
          </w:r>
          <w:r w:rsidR="00E13F15">
            <w:rPr>
              <w:color w:val="000000"/>
              <w:lang w:val="es-MX"/>
            </w:rPr>
            <w:instrText xml:space="preserve"> CITATION Art24 \l 2058 </w:instrText>
          </w:r>
          <w:r w:rsidR="00E13F15">
            <w:rPr>
              <w:color w:val="000000"/>
            </w:rPr>
            <w:fldChar w:fldCharType="separate"/>
          </w:r>
          <w:r w:rsidR="00251A70">
            <w:rPr>
              <w:noProof/>
              <w:color w:val="000000"/>
              <w:lang w:val="es-MX"/>
            </w:rPr>
            <w:t xml:space="preserve"> </w:t>
          </w:r>
          <w:r w:rsidR="00251A70" w:rsidRPr="00251A70">
            <w:rPr>
              <w:noProof/>
              <w:color w:val="000000"/>
              <w:lang w:val="es-MX"/>
            </w:rPr>
            <w:t>(Artimo, 2024)</w:t>
          </w:r>
          <w:r w:rsidR="00E13F15">
            <w:rPr>
              <w:color w:val="000000"/>
            </w:rPr>
            <w:fldChar w:fldCharType="end"/>
          </w:r>
        </w:sdtContent>
      </w:sdt>
      <w:r w:rsidR="00763A04">
        <w:rPr>
          <w:color w:val="000000"/>
        </w:rPr>
        <w:t>.</w:t>
      </w:r>
    </w:p>
    <w:p w14:paraId="000000C3" w14:textId="77777777" w:rsidR="00D1038E" w:rsidRDefault="00D1038E">
      <w:pPr>
        <w:rPr>
          <w:b/>
        </w:rPr>
      </w:pPr>
    </w:p>
    <w:p w14:paraId="000000C4" w14:textId="77777777" w:rsidR="00D1038E" w:rsidRDefault="008E1079">
      <w:pPr>
        <w:pStyle w:val="Ttulo2"/>
        <w:numPr>
          <w:ilvl w:val="1"/>
          <w:numId w:val="7"/>
        </w:numPr>
      </w:pPr>
      <w:r>
        <w:t xml:space="preserve"> </w:t>
      </w:r>
      <w:bookmarkStart w:id="22" w:name="_Toc183124238"/>
      <w:r>
        <w:t>Aproximación desde la analítica de datos</w:t>
      </w:r>
      <w:bookmarkEnd w:id="22"/>
      <w:r>
        <w:t xml:space="preserve"> </w:t>
      </w:r>
    </w:p>
    <w:p w14:paraId="09F1CFA7" w14:textId="77777777" w:rsidR="00D77DE9" w:rsidRDefault="00D77DE9" w:rsidP="00134C92">
      <w:pPr>
        <w:pBdr>
          <w:top w:val="nil"/>
          <w:left w:val="nil"/>
          <w:bottom w:val="nil"/>
          <w:right w:val="nil"/>
          <w:between w:val="nil"/>
        </w:pBdr>
        <w:ind w:firstLine="709"/>
        <w:rPr>
          <w:color w:val="000000"/>
        </w:rPr>
      </w:pPr>
      <w:bookmarkStart w:id="23" w:name="_heading=h.2jxsxqh" w:colFirst="0" w:colLast="0"/>
      <w:bookmarkEnd w:id="23"/>
    </w:p>
    <w:p w14:paraId="353278B2" w14:textId="453ABD71" w:rsidR="00134C92" w:rsidRDefault="00134C92" w:rsidP="00134C92">
      <w:pPr>
        <w:pBdr>
          <w:top w:val="nil"/>
          <w:left w:val="nil"/>
          <w:bottom w:val="nil"/>
          <w:right w:val="nil"/>
          <w:between w:val="nil"/>
        </w:pBdr>
        <w:ind w:firstLine="709"/>
        <w:rPr>
          <w:color w:val="000000"/>
        </w:rPr>
      </w:pPr>
      <w:r w:rsidRPr="00911B59">
        <w:rPr>
          <w:color w:val="000000"/>
        </w:rPr>
        <w:t xml:space="preserve">Los modelos predictivos desarrollados en este proyecto servirán para analizar y comprender los patrones presentes en los datos telemétricos históricos de la flota de transporte terrestre. </w:t>
      </w:r>
      <w:r w:rsidR="00B407F7">
        <w:rPr>
          <w:color w:val="000000"/>
        </w:rPr>
        <w:t xml:space="preserve">Se busca </w:t>
      </w:r>
      <w:r w:rsidR="00602CB4">
        <w:rPr>
          <w:color w:val="000000"/>
        </w:rPr>
        <w:t xml:space="preserve">a su vez, </w:t>
      </w:r>
      <w:r w:rsidRPr="00911B59">
        <w:rPr>
          <w:color w:val="000000"/>
        </w:rPr>
        <w:t xml:space="preserve">identificar las relaciones entre variables críticas, como velocidad, frenadas bruscas, aceleración, condiciones </w:t>
      </w:r>
      <w:r>
        <w:rPr>
          <w:color w:val="000000"/>
        </w:rPr>
        <w:t>físicas y químicas del tractocamion</w:t>
      </w:r>
      <w:r w:rsidRPr="00911B59">
        <w:rPr>
          <w:color w:val="000000"/>
        </w:rPr>
        <w:t xml:space="preserve"> y comportamiento del conductor, que puedan estar asociadas a la ocurrencia de </w:t>
      </w:r>
      <w:r w:rsidR="00B407F7">
        <w:rPr>
          <w:color w:val="000000"/>
        </w:rPr>
        <w:t>incidentes</w:t>
      </w:r>
      <w:r w:rsidRPr="00911B59">
        <w:rPr>
          <w:color w:val="000000"/>
        </w:rPr>
        <w:t xml:space="preserve"> viales</w:t>
      </w:r>
      <w:r w:rsidR="00B407F7">
        <w:rPr>
          <w:color w:val="000000"/>
        </w:rPr>
        <w:t xml:space="preserve"> y hacer uso de este entendimiento y de los datos históricos para realizar la predicción de estos</w:t>
      </w:r>
      <w:r w:rsidRPr="00911B59">
        <w:rPr>
          <w:color w:val="000000"/>
        </w:rPr>
        <w:t>.</w:t>
      </w:r>
    </w:p>
    <w:p w14:paraId="0DE4A912" w14:textId="77777777" w:rsidR="006069A9" w:rsidRDefault="006069A9" w:rsidP="00134C92">
      <w:pPr>
        <w:pBdr>
          <w:top w:val="nil"/>
          <w:left w:val="nil"/>
          <w:bottom w:val="nil"/>
          <w:right w:val="nil"/>
          <w:between w:val="nil"/>
        </w:pBdr>
        <w:ind w:firstLine="709"/>
        <w:rPr>
          <w:color w:val="000000"/>
        </w:rPr>
      </w:pPr>
    </w:p>
    <w:p w14:paraId="2FBA656C" w14:textId="4A12F5B3" w:rsidR="00134C92" w:rsidRDefault="00602CB4" w:rsidP="00251A70">
      <w:pPr>
        <w:pBdr>
          <w:top w:val="nil"/>
          <w:left w:val="nil"/>
          <w:bottom w:val="nil"/>
          <w:right w:val="nil"/>
          <w:between w:val="nil"/>
        </w:pBdr>
        <w:ind w:firstLine="709"/>
        <w:rPr>
          <w:color w:val="000000"/>
        </w:rPr>
      </w:pPr>
      <w:r>
        <w:rPr>
          <w:color w:val="000000"/>
        </w:rPr>
        <w:t>Para esta investigación se prueban distintos modelos de clasificación de Machine L</w:t>
      </w:r>
      <w:r w:rsidR="00D44B40">
        <w:rPr>
          <w:color w:val="000000"/>
        </w:rPr>
        <w:t xml:space="preserve">earning </w:t>
      </w:r>
      <w:r>
        <w:rPr>
          <w:color w:val="000000"/>
        </w:rPr>
        <w:t xml:space="preserve">con el objetivo de determinar las combinaciones </w:t>
      </w:r>
      <w:r w:rsidRPr="00911B59">
        <w:rPr>
          <w:color w:val="000000"/>
        </w:rPr>
        <w:t xml:space="preserve">de variables más significativas que suelen </w:t>
      </w:r>
      <w:r w:rsidRPr="00911B59">
        <w:rPr>
          <w:color w:val="000000"/>
        </w:rPr>
        <w:lastRenderedPageBreak/>
        <w:t>preceder a incidentes viales</w:t>
      </w:r>
      <w:r w:rsidR="00D44B40">
        <w:rPr>
          <w:color w:val="000000"/>
        </w:rPr>
        <w:t xml:space="preserve"> y determinar la probabilidad de que ocurra un incidente bajo determinadas condiciones de estas. Esto servirá como insumo para posibles decisiones estratégicas de la compañía, por ejemplo, capacitaciones </w:t>
      </w:r>
      <w:r w:rsidR="00D44B40" w:rsidRPr="00911B59">
        <w:rPr>
          <w:color w:val="000000"/>
        </w:rPr>
        <w:t>específicas para conductores o ajustes en las política</w:t>
      </w:r>
      <w:r w:rsidR="00251A70">
        <w:rPr>
          <w:color w:val="000000"/>
        </w:rPr>
        <w:t>s de operación y mantenimiento.</w:t>
      </w:r>
    </w:p>
    <w:p w14:paraId="000000C6" w14:textId="77777777" w:rsidR="00D1038E" w:rsidRDefault="00D1038E">
      <w:pPr>
        <w:rPr>
          <w:b/>
        </w:rPr>
      </w:pPr>
    </w:p>
    <w:p w14:paraId="000000C7" w14:textId="77777777" w:rsidR="00D1038E" w:rsidRDefault="008E1079">
      <w:pPr>
        <w:pStyle w:val="Ttulo2"/>
        <w:numPr>
          <w:ilvl w:val="1"/>
          <w:numId w:val="7"/>
        </w:numPr>
      </w:pPr>
      <w:r>
        <w:t xml:space="preserve"> </w:t>
      </w:r>
      <w:bookmarkStart w:id="24" w:name="_Toc183124239"/>
      <w:r>
        <w:t>Origen de los datos</w:t>
      </w:r>
      <w:bookmarkEnd w:id="24"/>
    </w:p>
    <w:p w14:paraId="3CF1DCD0" w14:textId="77777777" w:rsidR="00D44B40" w:rsidRDefault="00D44B40" w:rsidP="00D77DE9">
      <w:pPr>
        <w:pBdr>
          <w:top w:val="nil"/>
          <w:left w:val="nil"/>
          <w:bottom w:val="nil"/>
          <w:right w:val="nil"/>
          <w:between w:val="nil"/>
        </w:pBdr>
        <w:rPr>
          <w:color w:val="000000"/>
        </w:rPr>
      </w:pPr>
    </w:p>
    <w:p w14:paraId="29E4652B" w14:textId="59FD66A4" w:rsidR="0088507D" w:rsidRDefault="0088507D" w:rsidP="0088507D">
      <w:pPr>
        <w:pBdr>
          <w:top w:val="nil"/>
          <w:left w:val="nil"/>
          <w:bottom w:val="nil"/>
          <w:right w:val="nil"/>
          <w:between w:val="nil"/>
        </w:pBdr>
        <w:ind w:firstLine="709"/>
        <w:rPr>
          <w:color w:val="000000"/>
        </w:rPr>
      </w:pPr>
      <w:r w:rsidRPr="00605ABF">
        <w:rPr>
          <w:color w:val="000000"/>
        </w:rPr>
        <w:t xml:space="preserve">Los datos utilizados en esta investigación provienen de registros históricos de telemetría generados por una flota de transporte terrestre durante </w:t>
      </w:r>
      <w:r w:rsidR="00D44B40">
        <w:rPr>
          <w:color w:val="000000"/>
        </w:rPr>
        <w:t>el</w:t>
      </w:r>
      <w:r w:rsidRPr="00605ABF">
        <w:rPr>
          <w:color w:val="000000"/>
        </w:rPr>
        <w:t xml:space="preserve"> periodo</w:t>
      </w:r>
      <w:r w:rsidR="00D44B40">
        <w:rPr>
          <w:color w:val="000000"/>
        </w:rPr>
        <w:t xml:space="preserve"> de Julio a Septiembre del 2024</w:t>
      </w:r>
      <w:r w:rsidR="00947DBD" w:rsidRPr="00605ABF">
        <w:rPr>
          <w:color w:val="000000"/>
        </w:rPr>
        <w:t>,</w:t>
      </w:r>
      <w:r w:rsidR="00947DBD">
        <w:rPr>
          <w:color w:val="000000"/>
        </w:rPr>
        <w:t xml:space="preserve"> el cual se podrá ampliar en futuros análisis</w:t>
      </w:r>
      <w:r w:rsidRPr="00605ABF">
        <w:rPr>
          <w:color w:val="000000"/>
        </w:rPr>
        <w:t>. Estos datos representan un conjunto de variables capturadas en tiempo real por sensor</w:t>
      </w:r>
      <w:r>
        <w:rPr>
          <w:color w:val="000000"/>
        </w:rPr>
        <w:t xml:space="preserve">es instalados en los </w:t>
      </w:r>
      <w:r w:rsidR="00D44B40">
        <w:rPr>
          <w:color w:val="000000"/>
        </w:rPr>
        <w:t>tractocamiones</w:t>
      </w:r>
      <w:r>
        <w:rPr>
          <w:color w:val="000000"/>
        </w:rPr>
        <w:t xml:space="preserve">. </w:t>
      </w:r>
      <w:r w:rsidRPr="00605ABF">
        <w:rPr>
          <w:color w:val="000000"/>
        </w:rPr>
        <w:t>Cada registro está asociado a un trayecto específico, vinculando el comportamiento del conductor y las condiciones del vehículo con los eventos ocurridos durante el viaje.</w:t>
      </w:r>
    </w:p>
    <w:p w14:paraId="1836C1BA" w14:textId="77777777" w:rsidR="006069A9" w:rsidRPr="00605ABF" w:rsidRDefault="006069A9" w:rsidP="0088507D">
      <w:pPr>
        <w:pBdr>
          <w:top w:val="nil"/>
          <w:left w:val="nil"/>
          <w:bottom w:val="nil"/>
          <w:right w:val="nil"/>
          <w:between w:val="nil"/>
        </w:pBdr>
        <w:ind w:firstLine="709"/>
        <w:rPr>
          <w:color w:val="000000"/>
        </w:rPr>
      </w:pPr>
    </w:p>
    <w:p w14:paraId="3A09E0E3" w14:textId="598419EB" w:rsidR="0088507D" w:rsidRPr="00605ABF" w:rsidRDefault="0088507D" w:rsidP="0088507D">
      <w:pPr>
        <w:pBdr>
          <w:top w:val="nil"/>
          <w:left w:val="nil"/>
          <w:bottom w:val="nil"/>
          <w:right w:val="nil"/>
          <w:between w:val="nil"/>
        </w:pBdr>
        <w:ind w:firstLine="709"/>
        <w:rPr>
          <w:color w:val="000000"/>
        </w:rPr>
      </w:pPr>
      <w:r w:rsidRPr="00605ABF">
        <w:rPr>
          <w:color w:val="000000"/>
        </w:rPr>
        <w:t xml:space="preserve">Estos datos fueron proporcionados por la empresa logística en estudio y se recopilaron bajo condiciones operativas normales, garantizando la integridad y la representatividad de las operaciones habituales de la flota. Para preservar la privacidad y confidencialidad, </w:t>
      </w:r>
      <w:r>
        <w:rPr>
          <w:color w:val="000000"/>
        </w:rPr>
        <w:t>se</w:t>
      </w:r>
      <w:r w:rsidRPr="00605ABF">
        <w:rPr>
          <w:color w:val="000000"/>
        </w:rPr>
        <w:t xml:space="preserve"> anonimizó datos sensibles que </w:t>
      </w:r>
      <w:r>
        <w:rPr>
          <w:color w:val="000000"/>
        </w:rPr>
        <w:t>puedan identificar a conductores</w:t>
      </w:r>
      <w:r w:rsidRPr="00605ABF">
        <w:rPr>
          <w:color w:val="000000"/>
        </w:rPr>
        <w:t>.</w:t>
      </w:r>
    </w:p>
    <w:p w14:paraId="000000C9" w14:textId="77777777" w:rsidR="00D1038E" w:rsidRDefault="00D1038E" w:rsidP="00947DBD">
      <w:pPr>
        <w:pBdr>
          <w:top w:val="nil"/>
          <w:left w:val="nil"/>
          <w:bottom w:val="nil"/>
          <w:right w:val="nil"/>
          <w:between w:val="nil"/>
        </w:pBdr>
        <w:rPr>
          <w:color w:val="000000"/>
        </w:rPr>
      </w:pPr>
    </w:p>
    <w:p w14:paraId="000000CA" w14:textId="77777777" w:rsidR="00D1038E" w:rsidRDefault="008E1079">
      <w:pPr>
        <w:pStyle w:val="Ttulo2"/>
        <w:numPr>
          <w:ilvl w:val="1"/>
          <w:numId w:val="7"/>
        </w:numPr>
      </w:pPr>
      <w:r>
        <w:t xml:space="preserve"> </w:t>
      </w:r>
      <w:bookmarkStart w:id="25" w:name="_Toc183124240"/>
      <w:r>
        <w:t>Métricas de desempeño</w:t>
      </w:r>
      <w:bookmarkEnd w:id="25"/>
    </w:p>
    <w:p w14:paraId="3E94D986" w14:textId="77777777" w:rsidR="00D77DE9" w:rsidRPr="00D77DE9" w:rsidRDefault="00D77DE9" w:rsidP="00D77DE9"/>
    <w:p w14:paraId="47C74C29" w14:textId="6F69AC37" w:rsidR="0088507D" w:rsidRDefault="0088507D" w:rsidP="00D77DE9">
      <w:pPr>
        <w:pBdr>
          <w:top w:val="nil"/>
          <w:left w:val="nil"/>
          <w:bottom w:val="nil"/>
          <w:right w:val="nil"/>
          <w:between w:val="nil"/>
        </w:pBdr>
        <w:ind w:firstLine="720"/>
      </w:pPr>
      <w:r>
        <w:t xml:space="preserve">Para evaluar el desempeño del modelo de clasificación, se </w:t>
      </w:r>
      <w:r w:rsidR="00856A0B">
        <w:t>utilizan métricas clave</w:t>
      </w:r>
      <w:r w:rsidR="00947DBD">
        <w:t xml:space="preserve"> </w:t>
      </w:r>
      <w:sdt>
        <w:sdtPr>
          <w:id w:val="-2092696097"/>
          <w:citation/>
        </w:sdtPr>
        <w:sdtContent>
          <w:r w:rsidR="00E13F15">
            <w:fldChar w:fldCharType="begin"/>
          </w:r>
          <w:r w:rsidR="00856A0B">
            <w:rPr>
              <w:lang w:val="es-MX"/>
            </w:rPr>
            <w:instrText xml:space="preserve">CITATION Gér19 \l 2058 </w:instrText>
          </w:r>
          <w:r w:rsidR="00E13F15">
            <w:fldChar w:fldCharType="separate"/>
          </w:r>
          <w:r w:rsidR="00251A70">
            <w:rPr>
              <w:noProof/>
              <w:lang w:val="es-MX"/>
            </w:rPr>
            <w:t>(Géron, 2019)</w:t>
          </w:r>
          <w:r w:rsidR="00E13F15">
            <w:fldChar w:fldCharType="end"/>
          </w:r>
        </w:sdtContent>
      </w:sdt>
      <w:r w:rsidR="00856A0B">
        <w:t xml:space="preserve"> </w:t>
      </w:r>
      <w:r w:rsidR="00947DBD">
        <w:t>de Machine L</w:t>
      </w:r>
      <w:r w:rsidR="0086369F">
        <w:t>earning:</w:t>
      </w:r>
      <w:r w:rsidR="00D77DE9">
        <w:t xml:space="preserve"> </w:t>
      </w:r>
    </w:p>
    <w:p w14:paraId="29FDDAEC" w14:textId="77777777" w:rsidR="0086369F" w:rsidRDefault="0086369F" w:rsidP="00D77DE9">
      <w:pPr>
        <w:pBdr>
          <w:top w:val="nil"/>
          <w:left w:val="nil"/>
          <w:bottom w:val="nil"/>
          <w:right w:val="nil"/>
          <w:between w:val="nil"/>
        </w:pBdr>
      </w:pPr>
    </w:p>
    <w:p w14:paraId="1D443F3A" w14:textId="062A347F" w:rsidR="0088507D" w:rsidRDefault="0088507D" w:rsidP="00D77DE9">
      <w:pPr>
        <w:pStyle w:val="Prrafodelista"/>
        <w:numPr>
          <w:ilvl w:val="0"/>
          <w:numId w:val="9"/>
        </w:numPr>
        <w:pBdr>
          <w:top w:val="nil"/>
          <w:left w:val="nil"/>
          <w:bottom w:val="nil"/>
          <w:right w:val="nil"/>
          <w:between w:val="nil"/>
        </w:pBdr>
      </w:pPr>
      <w:r>
        <w:t xml:space="preserve">F1 Score: </w:t>
      </w:r>
      <w:r w:rsidR="00DA56A1">
        <w:t>Ayuda</w:t>
      </w:r>
      <w:r>
        <w:t xml:space="preserve"> a evaluar el equilibrio del modelo entre la identificación de riesgos reales y la minimización de falsas alarmas</w:t>
      </w:r>
      <w:r w:rsidR="00856A0B">
        <w:t>.</w:t>
      </w:r>
      <w:sdt>
        <w:sdtPr>
          <w:id w:val="-1594624581"/>
          <w:citation/>
        </w:sdtPr>
        <w:sdtContent>
          <w:r w:rsidR="00856A0B">
            <w:fldChar w:fldCharType="begin"/>
          </w:r>
          <w:r w:rsidR="00856A0B" w:rsidRPr="00D77DE9">
            <w:rPr>
              <w:lang w:val="es-MX"/>
            </w:rPr>
            <w:instrText xml:space="preserve">CITATION Gér19 \l 2058 </w:instrText>
          </w:r>
          <w:r w:rsidR="00856A0B">
            <w:fldChar w:fldCharType="separate"/>
          </w:r>
          <w:r w:rsidR="00251A70">
            <w:rPr>
              <w:noProof/>
              <w:lang w:val="es-MX"/>
            </w:rPr>
            <w:t xml:space="preserve"> (Géron, 2019)</w:t>
          </w:r>
          <w:r w:rsidR="00856A0B">
            <w:fldChar w:fldCharType="end"/>
          </w:r>
        </w:sdtContent>
      </w:sdt>
      <w:r>
        <w:t>.</w:t>
      </w:r>
    </w:p>
    <w:p w14:paraId="5E3A6657" w14:textId="0C9B023D" w:rsidR="0088507D" w:rsidRDefault="0088507D" w:rsidP="00D77DE9">
      <w:pPr>
        <w:pStyle w:val="Prrafodelista"/>
        <w:numPr>
          <w:ilvl w:val="0"/>
          <w:numId w:val="9"/>
        </w:numPr>
        <w:pBdr>
          <w:top w:val="nil"/>
          <w:left w:val="nil"/>
          <w:bottom w:val="nil"/>
          <w:right w:val="nil"/>
          <w:between w:val="nil"/>
        </w:pBdr>
      </w:pPr>
      <w:r>
        <w:t xml:space="preserve">Matriz de confusión: Para observar la distribución de los verdaderos positivos, falsos positivos, verdaderos negativos y falsos negativos, y analizar el impacto </w:t>
      </w:r>
      <w:r w:rsidR="00763A04">
        <w:t>de los errores de clasificación</w:t>
      </w:r>
      <w:sdt>
        <w:sdtPr>
          <w:id w:val="-534585121"/>
          <w:citation/>
        </w:sdtPr>
        <w:sdtContent>
          <w:r w:rsidR="00856A0B">
            <w:fldChar w:fldCharType="begin"/>
          </w:r>
          <w:r w:rsidR="00856A0B" w:rsidRPr="00D77DE9">
            <w:rPr>
              <w:lang w:val="es-MX"/>
            </w:rPr>
            <w:instrText xml:space="preserve">CITATION Gér19 \l 2058 </w:instrText>
          </w:r>
          <w:r w:rsidR="00856A0B">
            <w:fldChar w:fldCharType="separate"/>
          </w:r>
          <w:r w:rsidR="00251A70">
            <w:rPr>
              <w:noProof/>
              <w:lang w:val="es-MX"/>
            </w:rPr>
            <w:t xml:space="preserve"> (Géron, 2019)</w:t>
          </w:r>
          <w:r w:rsidR="00856A0B">
            <w:fldChar w:fldCharType="end"/>
          </w:r>
        </w:sdtContent>
      </w:sdt>
      <w:r w:rsidR="00763A04">
        <w:t>.</w:t>
      </w:r>
    </w:p>
    <w:p w14:paraId="3BE33C17" w14:textId="77777777" w:rsidR="00D77DE9" w:rsidRDefault="00D77DE9" w:rsidP="00D77DE9">
      <w:pPr>
        <w:pBdr>
          <w:top w:val="nil"/>
          <w:left w:val="nil"/>
          <w:bottom w:val="nil"/>
          <w:right w:val="nil"/>
          <w:between w:val="nil"/>
        </w:pBdr>
      </w:pPr>
    </w:p>
    <w:p w14:paraId="03B4EDF4" w14:textId="38FF06E5" w:rsidR="0088507D" w:rsidRDefault="004906E9" w:rsidP="00D77DE9">
      <w:pPr>
        <w:pBdr>
          <w:top w:val="nil"/>
          <w:left w:val="nil"/>
          <w:bottom w:val="nil"/>
          <w:right w:val="nil"/>
          <w:between w:val="nil"/>
        </w:pBdr>
        <w:ind w:firstLine="720"/>
      </w:pPr>
      <w:r>
        <w:lastRenderedPageBreak/>
        <w:t xml:space="preserve">Aunque este proyecto tiene un enfoque investigativo, las métricas de negocio resultan esenciales para evaluar el impacto potencial del modelo en un contexto empresarial. Si bien el uso práctico y la implementación estratégica de los resultados del modelo están fuera del alcance de este trabajo, nuestra expectativa es que los directivos </w:t>
      </w:r>
      <w:r w:rsidR="00D6148E">
        <w:t xml:space="preserve">de la compañía logística, </w:t>
      </w:r>
      <w:r>
        <w:t>encuentren</w:t>
      </w:r>
      <w:r w:rsidR="00D6148E">
        <w:t xml:space="preserve"> los resultados usables, escalables</w:t>
      </w:r>
      <w:r>
        <w:t xml:space="preserve"> y análisis obtenidos lo suficientemente claros y valiosos como para considerar su incorporación en futuras decisiones estratégicas</w:t>
      </w:r>
      <w:r w:rsidR="00D6148E">
        <w:t>.</w:t>
      </w:r>
    </w:p>
    <w:p w14:paraId="07B2BA2A" w14:textId="77777777" w:rsidR="006069A9" w:rsidRDefault="006069A9" w:rsidP="00D77DE9">
      <w:pPr>
        <w:pBdr>
          <w:top w:val="nil"/>
          <w:left w:val="nil"/>
          <w:bottom w:val="nil"/>
          <w:right w:val="nil"/>
          <w:between w:val="nil"/>
        </w:pBdr>
        <w:ind w:firstLine="720"/>
        <w:rPr>
          <w:color w:val="000000"/>
        </w:rPr>
      </w:pPr>
    </w:p>
    <w:p w14:paraId="000000D0" w14:textId="1E3890FC" w:rsidR="00D1038E" w:rsidRDefault="0088507D" w:rsidP="00763A04">
      <w:pPr>
        <w:pBdr>
          <w:top w:val="nil"/>
          <w:left w:val="nil"/>
          <w:bottom w:val="nil"/>
          <w:right w:val="nil"/>
          <w:between w:val="nil"/>
        </w:pBdr>
        <w:ind w:firstLine="720"/>
        <w:rPr>
          <w:color w:val="000000"/>
        </w:rPr>
      </w:pPr>
      <w:r w:rsidRPr="00893A17">
        <w:rPr>
          <w:color w:val="000000"/>
        </w:rPr>
        <w:t xml:space="preserve">En el contexto de esta investigación, se considera que un F1 Score de al menos 0.85 será </w:t>
      </w:r>
      <w:r>
        <w:rPr>
          <w:color w:val="000000"/>
        </w:rPr>
        <w:t>aceptable</w:t>
      </w:r>
      <w:r w:rsidRPr="00893A17">
        <w:rPr>
          <w:color w:val="000000"/>
        </w:rPr>
        <w:t xml:space="preserve"> </w:t>
      </w:r>
      <w:r>
        <w:rPr>
          <w:color w:val="000000"/>
        </w:rPr>
        <w:t>para ver equilibri</w:t>
      </w:r>
      <w:r w:rsidR="00D6148E">
        <w:rPr>
          <w:color w:val="000000"/>
        </w:rPr>
        <w:t>o</w:t>
      </w:r>
      <w:r w:rsidRPr="00893A17">
        <w:rPr>
          <w:color w:val="000000"/>
        </w:rPr>
        <w:t xml:space="preserve"> en la clasificación </w:t>
      </w:r>
      <w:r w:rsidR="00DA56A1">
        <w:rPr>
          <w:color w:val="000000"/>
        </w:rPr>
        <w:t>de riesgos. Este valor refleja</w:t>
      </w:r>
      <w:r w:rsidRPr="00893A17">
        <w:rPr>
          <w:color w:val="000000"/>
        </w:rPr>
        <w:t xml:space="preserve"> un desempeño suficientemente robusto para identificar patrones significa</w:t>
      </w:r>
      <w:r w:rsidR="00763A04">
        <w:rPr>
          <w:color w:val="000000"/>
        </w:rPr>
        <w:t xml:space="preserve">tivos en los datos telemétricos </w:t>
      </w:r>
      <w:sdt>
        <w:sdtPr>
          <w:rPr>
            <w:color w:val="000000"/>
          </w:rPr>
          <w:id w:val="-1581364874"/>
          <w:citation/>
        </w:sdtPr>
        <w:sdtContent>
          <w:r w:rsidR="00856A0B">
            <w:rPr>
              <w:color w:val="000000"/>
            </w:rPr>
            <w:fldChar w:fldCharType="begin"/>
          </w:r>
          <w:r w:rsidR="000353D4">
            <w:rPr>
              <w:color w:val="000000"/>
              <w:lang w:val="es-MX"/>
            </w:rPr>
            <w:instrText xml:space="preserve">CITATION Cho18 \l 2058 </w:instrText>
          </w:r>
          <w:r w:rsidR="00856A0B">
            <w:rPr>
              <w:color w:val="000000"/>
            </w:rPr>
            <w:fldChar w:fldCharType="separate"/>
          </w:r>
          <w:r w:rsidR="00251A70" w:rsidRPr="00251A70">
            <w:rPr>
              <w:noProof/>
              <w:color w:val="000000"/>
              <w:lang w:val="es-MX"/>
            </w:rPr>
            <w:t>(Chollet, 2018)</w:t>
          </w:r>
          <w:r w:rsidR="00856A0B">
            <w:rPr>
              <w:color w:val="000000"/>
            </w:rPr>
            <w:fldChar w:fldCharType="end"/>
          </w:r>
        </w:sdtContent>
      </w:sdt>
      <w:bookmarkStart w:id="26" w:name="_heading=h.1y810tw" w:colFirst="0" w:colLast="0"/>
      <w:bookmarkEnd w:id="26"/>
      <w:r w:rsidR="00763A04">
        <w:rPr>
          <w:color w:val="000000"/>
        </w:rPr>
        <w:t>.</w:t>
      </w:r>
    </w:p>
    <w:p w14:paraId="791B952B" w14:textId="77777777" w:rsidR="00763A04" w:rsidRDefault="00763A04" w:rsidP="00763A04">
      <w:pPr>
        <w:pBdr>
          <w:top w:val="nil"/>
          <w:left w:val="nil"/>
          <w:bottom w:val="nil"/>
          <w:right w:val="nil"/>
          <w:between w:val="nil"/>
        </w:pBdr>
        <w:ind w:firstLine="720"/>
        <w:rPr>
          <w:color w:val="000000"/>
        </w:rPr>
      </w:pPr>
    </w:p>
    <w:p w14:paraId="394EF58B" w14:textId="41EF87EC" w:rsidR="00763A04" w:rsidRPr="00BD08EF" w:rsidRDefault="00BD08EF" w:rsidP="00BD08EF">
      <w:pPr>
        <w:rPr>
          <w:color w:val="000000"/>
        </w:rPr>
      </w:pPr>
      <w:r>
        <w:rPr>
          <w:color w:val="000000"/>
        </w:rPr>
        <w:br w:type="page"/>
      </w:r>
    </w:p>
    <w:p w14:paraId="000000D1" w14:textId="5B0CC789" w:rsidR="00D1038E" w:rsidRDefault="008E1079">
      <w:pPr>
        <w:pStyle w:val="Ttulo1"/>
        <w:numPr>
          <w:ilvl w:val="0"/>
          <w:numId w:val="7"/>
        </w:numPr>
      </w:pPr>
      <w:bookmarkStart w:id="27" w:name="_Toc183124241"/>
      <w:r>
        <w:lastRenderedPageBreak/>
        <w:t>Objetivos</w:t>
      </w:r>
      <w:bookmarkEnd w:id="27"/>
    </w:p>
    <w:p w14:paraId="000000D2" w14:textId="77777777" w:rsidR="00D1038E" w:rsidRDefault="00D1038E">
      <w:pPr>
        <w:rPr>
          <w:b/>
        </w:rPr>
      </w:pPr>
    </w:p>
    <w:p w14:paraId="000000D3" w14:textId="77777777" w:rsidR="00D1038E" w:rsidRDefault="008E1079">
      <w:pPr>
        <w:pStyle w:val="Ttulo2"/>
        <w:numPr>
          <w:ilvl w:val="1"/>
          <w:numId w:val="7"/>
        </w:numPr>
      </w:pPr>
      <w:bookmarkStart w:id="28" w:name="_Toc183124242"/>
      <w:r>
        <w:t>Objetivo general</w:t>
      </w:r>
      <w:bookmarkEnd w:id="28"/>
    </w:p>
    <w:p w14:paraId="000000D4" w14:textId="77777777" w:rsidR="00D1038E" w:rsidRDefault="00D1038E">
      <w:pPr>
        <w:ind w:firstLine="708"/>
      </w:pPr>
    </w:p>
    <w:p w14:paraId="4F2FEE66" w14:textId="1157223E" w:rsidR="00A40943" w:rsidRDefault="00A40943">
      <w:pPr>
        <w:ind w:firstLine="708"/>
      </w:pPr>
      <w:bookmarkStart w:id="29" w:name="_heading=h.1ci93xb" w:colFirst="0" w:colLast="0"/>
      <w:bookmarkEnd w:id="29"/>
      <w:r w:rsidRPr="00A40943">
        <w:t xml:space="preserve">Crear un modelo enfocado en predecir la ocurrencia de </w:t>
      </w:r>
      <w:r w:rsidR="00602CB4">
        <w:t>incidente</w:t>
      </w:r>
      <w:r w:rsidRPr="00A40943">
        <w:t>s viales a partir del uso de datos de comportamiento riesgosos de los conductores y de</w:t>
      </w:r>
      <w:r w:rsidR="00DA56A1">
        <w:t xml:space="preserve"> flota primaria</w:t>
      </w:r>
      <w:r w:rsidRPr="00A40943">
        <w:t>. Esto de tal forma que la empresa propietaria de los datos, fuera del alcance de este proyecto, tenga un posible insumo que provea información para la generación de planes de formación que sean propensos a mejorar la eficiencia operativa y a mitigar el riesgo de siniestros.</w:t>
      </w:r>
    </w:p>
    <w:p w14:paraId="000000D6" w14:textId="77777777" w:rsidR="00D1038E" w:rsidRDefault="00D1038E">
      <w:pPr>
        <w:ind w:firstLine="708"/>
      </w:pPr>
    </w:p>
    <w:p w14:paraId="62FF50C9" w14:textId="2A014BF6" w:rsidR="00A40943" w:rsidRDefault="008E1079" w:rsidP="00763A04">
      <w:pPr>
        <w:pStyle w:val="Ttulo2"/>
        <w:numPr>
          <w:ilvl w:val="1"/>
          <w:numId w:val="7"/>
        </w:numPr>
      </w:pPr>
      <w:bookmarkStart w:id="30" w:name="_Toc183124243"/>
      <w:r>
        <w:t>Objetivos específicos</w:t>
      </w:r>
      <w:bookmarkEnd w:id="30"/>
    </w:p>
    <w:p w14:paraId="0ECBF024" w14:textId="77777777" w:rsidR="00763A04" w:rsidRPr="00763A04" w:rsidRDefault="00763A04" w:rsidP="00763A04"/>
    <w:p w14:paraId="727EFBA1" w14:textId="1E49CAA2" w:rsidR="00A40943" w:rsidRPr="00763A04" w:rsidRDefault="00A40943" w:rsidP="00763A04">
      <w:pPr>
        <w:pStyle w:val="Prrafodelista"/>
        <w:numPr>
          <w:ilvl w:val="0"/>
          <w:numId w:val="10"/>
        </w:numPr>
        <w:pBdr>
          <w:top w:val="nil"/>
          <w:left w:val="nil"/>
          <w:bottom w:val="nil"/>
          <w:right w:val="nil"/>
          <w:between w:val="nil"/>
        </w:pBdr>
        <w:rPr>
          <w:color w:val="000000"/>
        </w:rPr>
      </w:pPr>
      <w:r w:rsidRPr="00763A04">
        <w:rPr>
          <w:color w:val="000000"/>
        </w:rPr>
        <w:t>Crear un Dataset con la información de incidentes y eventualidades históricas de tres meses, asociados a la flota de transporte primaria, que permita identificar patrones que podrían desencadenar incidentes viales</w:t>
      </w:r>
      <w:r w:rsidR="00443E0A" w:rsidRPr="00763A04">
        <w:rPr>
          <w:color w:val="000000"/>
        </w:rPr>
        <w:t>.</w:t>
      </w:r>
    </w:p>
    <w:p w14:paraId="0C884C79" w14:textId="0FEF79C7" w:rsidR="00A40943" w:rsidRPr="00763A04" w:rsidRDefault="00A40943" w:rsidP="00763A04">
      <w:pPr>
        <w:pStyle w:val="Prrafodelista"/>
        <w:numPr>
          <w:ilvl w:val="0"/>
          <w:numId w:val="10"/>
        </w:numPr>
        <w:pBdr>
          <w:top w:val="nil"/>
          <w:left w:val="nil"/>
          <w:bottom w:val="nil"/>
          <w:right w:val="nil"/>
          <w:between w:val="nil"/>
        </w:pBdr>
        <w:rPr>
          <w:color w:val="000000"/>
        </w:rPr>
      </w:pPr>
      <w:r w:rsidRPr="00763A04">
        <w:rPr>
          <w:color w:val="000000"/>
        </w:rPr>
        <w:t xml:space="preserve">Desarrollar un modelo predictivo entrenado con los eventos riesgosos históricos para caracterizar la ocurrencia de </w:t>
      </w:r>
      <w:r w:rsidR="00602CB4" w:rsidRPr="00763A04">
        <w:rPr>
          <w:color w:val="000000"/>
        </w:rPr>
        <w:t>incidente</w:t>
      </w:r>
      <w:r w:rsidRPr="00763A04">
        <w:rPr>
          <w:color w:val="000000"/>
        </w:rPr>
        <w:t>s viales de acuerdo con las condiciones del viaje y ciertos comportamientos de los conductores.</w:t>
      </w:r>
    </w:p>
    <w:p w14:paraId="21ED9098" w14:textId="711F815C" w:rsidR="00A40943" w:rsidRPr="00763A04" w:rsidRDefault="00A40943" w:rsidP="00763A04">
      <w:pPr>
        <w:pStyle w:val="Prrafodelista"/>
        <w:numPr>
          <w:ilvl w:val="0"/>
          <w:numId w:val="10"/>
        </w:numPr>
        <w:pBdr>
          <w:top w:val="nil"/>
          <w:left w:val="nil"/>
          <w:bottom w:val="nil"/>
          <w:right w:val="nil"/>
          <w:between w:val="nil"/>
        </w:pBdr>
        <w:rPr>
          <w:color w:val="000000"/>
        </w:rPr>
      </w:pPr>
      <w:r w:rsidRPr="00763A04">
        <w:rPr>
          <w:color w:val="000000"/>
        </w:rPr>
        <w:t>Probar el desempeño del modelo en la detección de patrones de riesgo, permitiend</w:t>
      </w:r>
      <w:r w:rsidR="00DA56A1" w:rsidRPr="00763A04">
        <w:rPr>
          <w:color w:val="000000"/>
        </w:rPr>
        <w:t xml:space="preserve">o ajustes y mejoras en el mismo, </w:t>
      </w:r>
      <w:r w:rsidRPr="00763A04">
        <w:rPr>
          <w:color w:val="000000"/>
        </w:rPr>
        <w:t xml:space="preserve">que optimicen su efectividad y adaptabilidad para </w:t>
      </w:r>
      <w:r w:rsidR="00443E0A" w:rsidRPr="00763A04">
        <w:rPr>
          <w:color w:val="000000"/>
        </w:rPr>
        <w:t>una posible</w:t>
      </w:r>
      <w:r w:rsidRPr="00763A04">
        <w:rPr>
          <w:color w:val="000000"/>
        </w:rPr>
        <w:t xml:space="preserve"> implementación a escala en la flota primaria.</w:t>
      </w:r>
    </w:p>
    <w:p w14:paraId="000000D9" w14:textId="77777777" w:rsidR="00D1038E" w:rsidRDefault="00D1038E">
      <w:pPr>
        <w:pBdr>
          <w:top w:val="nil"/>
          <w:left w:val="nil"/>
          <w:bottom w:val="nil"/>
          <w:right w:val="nil"/>
          <w:between w:val="nil"/>
        </w:pBdr>
        <w:ind w:firstLine="709"/>
        <w:rPr>
          <w:color w:val="000000"/>
        </w:rPr>
      </w:pPr>
    </w:p>
    <w:p w14:paraId="000000DA" w14:textId="77777777" w:rsidR="00D1038E" w:rsidRDefault="00D1038E"/>
    <w:p w14:paraId="000000E5" w14:textId="77777777" w:rsidR="00D1038E" w:rsidRDefault="00D1038E">
      <w:pPr>
        <w:jc w:val="center"/>
        <w:rPr>
          <w:b/>
        </w:rPr>
      </w:pPr>
    </w:p>
    <w:p w14:paraId="000000E6" w14:textId="77777777" w:rsidR="00D1038E" w:rsidRDefault="00D1038E">
      <w:pPr>
        <w:jc w:val="center"/>
        <w:rPr>
          <w:b/>
        </w:rPr>
      </w:pPr>
    </w:p>
    <w:p w14:paraId="000000E7" w14:textId="77777777" w:rsidR="00D1038E" w:rsidRDefault="008E1079">
      <w:pPr>
        <w:spacing w:after="160" w:line="259" w:lineRule="auto"/>
        <w:jc w:val="left"/>
        <w:rPr>
          <w:b/>
        </w:rPr>
      </w:pPr>
      <w:r>
        <w:br w:type="page"/>
      </w:r>
    </w:p>
    <w:p w14:paraId="000000E8" w14:textId="77777777" w:rsidR="00D1038E" w:rsidRDefault="008E1079">
      <w:pPr>
        <w:pStyle w:val="Ttulo1"/>
        <w:numPr>
          <w:ilvl w:val="0"/>
          <w:numId w:val="7"/>
        </w:numPr>
      </w:pPr>
      <w:bookmarkStart w:id="31" w:name="_Toc183124244"/>
      <w:r>
        <w:lastRenderedPageBreak/>
        <w:t>Datos</w:t>
      </w:r>
      <w:bookmarkEnd w:id="31"/>
    </w:p>
    <w:p w14:paraId="25E90431" w14:textId="77777777" w:rsidR="00A40943" w:rsidRPr="00A40943" w:rsidRDefault="00A40943" w:rsidP="00A40943"/>
    <w:p w14:paraId="000000E9" w14:textId="2A307765" w:rsidR="00D1038E" w:rsidRDefault="00A40943" w:rsidP="00A40943">
      <w:pPr>
        <w:ind w:firstLine="720"/>
      </w:pPr>
      <w:r w:rsidRPr="00A40943">
        <w:t>Este capítulo presenta el contexto de los datos telemétricos empleados para esta investigación y el proceso de transformación y limpieza de los datos, con el objetivo de corregir inconsistencias y equilibrar la distribución de estos. También se reali</w:t>
      </w:r>
      <w:r w:rsidR="00443E0A">
        <w:t>za</w:t>
      </w:r>
      <w:r w:rsidRPr="00A40943">
        <w:t xml:space="preserve"> el análisis descriptivo para obtener una visión preliminar de las variables más significativas en relación con la variable de salida, obteniendo el Dataset para el modelado de la predicción de </w:t>
      </w:r>
      <w:r w:rsidR="00602CB4">
        <w:t>incidente</w:t>
      </w:r>
      <w:r w:rsidRPr="00A40943">
        <w:t>s viales empleando Machine Learning</w:t>
      </w:r>
      <w:r>
        <w:t>.</w:t>
      </w:r>
      <w:r w:rsidR="005D51B7" w:rsidRPr="005D51B7">
        <w:t xml:space="preserve"> El análisis de los datos se detalla en el archivo “01_data_analitycs</w:t>
      </w:r>
      <w:r w:rsidR="005D51B7">
        <w:t>_T1</w:t>
      </w:r>
      <w:r w:rsidR="005D51B7" w:rsidRPr="005D51B7">
        <w:t xml:space="preserve">.ipynb” del repositorio de GitHub asociado </w:t>
      </w:r>
      <w:sdt>
        <w:sdtPr>
          <w:id w:val="-983226409"/>
          <w:citation/>
        </w:sdtPr>
        <w:sdtContent>
          <w:r w:rsidR="005D51B7">
            <w:fldChar w:fldCharType="begin"/>
          </w:r>
          <w:r w:rsidR="002821DF">
            <w:rPr>
              <w:lang w:val="es-MX"/>
            </w:rPr>
            <w:instrText xml:space="preserve">CITATION Pal24 \l 2058 </w:instrText>
          </w:r>
          <w:r w:rsidR="005D51B7">
            <w:fldChar w:fldCharType="separate"/>
          </w:r>
          <w:r w:rsidR="00251A70">
            <w:rPr>
              <w:noProof/>
              <w:lang w:val="es-MX"/>
            </w:rPr>
            <w:t>(Palma Enriquez &amp; Suárez Restrepo, 2024)</w:t>
          </w:r>
          <w:r w:rsidR="005D51B7">
            <w:fldChar w:fldCharType="end"/>
          </w:r>
        </w:sdtContent>
      </w:sdt>
      <w:r w:rsidR="005D51B7" w:rsidRPr="005D51B7">
        <w:t>.</w:t>
      </w:r>
    </w:p>
    <w:p w14:paraId="46D31862" w14:textId="77777777" w:rsidR="005D51B7" w:rsidRDefault="005D51B7" w:rsidP="00A40943">
      <w:pPr>
        <w:ind w:firstLine="720"/>
      </w:pPr>
    </w:p>
    <w:p w14:paraId="7752984D" w14:textId="77777777" w:rsidR="00A40943" w:rsidRDefault="00A40943"/>
    <w:p w14:paraId="000000EA" w14:textId="77777777" w:rsidR="00D1038E" w:rsidRDefault="008E1079">
      <w:pPr>
        <w:pStyle w:val="Ttulo2"/>
        <w:numPr>
          <w:ilvl w:val="1"/>
          <w:numId w:val="7"/>
        </w:numPr>
      </w:pPr>
      <w:r>
        <w:t xml:space="preserve"> </w:t>
      </w:r>
      <w:bookmarkStart w:id="32" w:name="_Toc183124245"/>
      <w:r>
        <w:t>Datos originales</w:t>
      </w:r>
      <w:bookmarkEnd w:id="32"/>
    </w:p>
    <w:p w14:paraId="226B96E0" w14:textId="77777777" w:rsidR="00D4640D" w:rsidRDefault="00D4640D" w:rsidP="00A40943">
      <w:pPr>
        <w:pBdr>
          <w:top w:val="nil"/>
          <w:left w:val="nil"/>
          <w:bottom w:val="nil"/>
          <w:right w:val="nil"/>
          <w:between w:val="nil"/>
        </w:pBdr>
        <w:ind w:firstLine="709"/>
        <w:rPr>
          <w:color w:val="000000"/>
        </w:rPr>
      </w:pPr>
    </w:p>
    <w:p w14:paraId="4B42DFC2" w14:textId="510AD813" w:rsidR="00A40943" w:rsidRDefault="00A40943" w:rsidP="00A40943">
      <w:pPr>
        <w:pBdr>
          <w:top w:val="nil"/>
          <w:left w:val="nil"/>
          <w:bottom w:val="nil"/>
          <w:right w:val="nil"/>
          <w:between w:val="nil"/>
        </w:pBdr>
        <w:ind w:firstLine="709"/>
      </w:pPr>
      <w:r>
        <w:t>Los datos originales se recopilaron en archivos csv y se extrajeron de una base de datos Azure, propiedad de la empresa facilitadora de la información. Estos dan cuenta de registros de eventos riesgosos relacionados a las flotas de carga de transporte pri</w:t>
      </w:r>
      <w:r w:rsidR="00443E0A">
        <w:t>mario terrestre</w:t>
      </w:r>
      <w:r>
        <w:t>, ocurridos entre julio y septiembre del 2024. Su acceso es restringido por razones de privacidad de la empresa propietaria, en suma, se tiene el compromiso de no publicar o compartir datos personales o del negocio como tal, por lo que esta información no formará parte del análisis. De esta base de datos, se toman registros tanto de los eventos riesgosos</w:t>
      </w:r>
      <w:r w:rsidR="002A3570">
        <w:t xml:space="preserve"> </w:t>
      </w:r>
      <w:r>
        <w:t xml:space="preserve">como de los incidentes y se </w:t>
      </w:r>
      <w:r w:rsidR="002A3570">
        <w:t>crean</w:t>
      </w:r>
      <w:r>
        <w:t xml:space="preserve"> dos </w:t>
      </w:r>
      <w:r w:rsidR="002A3570">
        <w:t>dataframes</w:t>
      </w:r>
      <w:r>
        <w:t xml:space="preserve"> </w:t>
      </w:r>
      <w:r w:rsidR="002A3570">
        <w:t xml:space="preserve">(df_eventos, df_incidentes) </w:t>
      </w:r>
      <w:r>
        <w:t>a partir de estas categorías.</w:t>
      </w:r>
    </w:p>
    <w:p w14:paraId="6E9C9C92" w14:textId="77777777" w:rsidR="006069A9" w:rsidRDefault="006069A9" w:rsidP="00A40943">
      <w:pPr>
        <w:pBdr>
          <w:top w:val="nil"/>
          <w:left w:val="nil"/>
          <w:bottom w:val="nil"/>
          <w:right w:val="nil"/>
          <w:between w:val="nil"/>
        </w:pBdr>
        <w:ind w:firstLine="709"/>
      </w:pPr>
    </w:p>
    <w:p w14:paraId="2C7D4202" w14:textId="77777777" w:rsidR="001B0E8F" w:rsidRDefault="002A3570" w:rsidP="00A40943">
      <w:pPr>
        <w:pBdr>
          <w:top w:val="nil"/>
          <w:left w:val="nil"/>
          <w:bottom w:val="nil"/>
          <w:right w:val="nil"/>
          <w:between w:val="nil"/>
        </w:pBdr>
        <w:ind w:firstLine="709"/>
      </w:pPr>
      <w:r>
        <w:t xml:space="preserve">df_eventos </w:t>
      </w:r>
      <w:r w:rsidR="00A40943">
        <w:t xml:space="preserve">contiene información de los eventos riesgosos: “posible volcamiento”, “giro brusco”, “frenada brusca”, “aceleración brusca”, “posible </w:t>
      </w:r>
      <w:r w:rsidR="00602CB4">
        <w:t>incidente</w:t>
      </w:r>
      <w:r w:rsidR="00A40943">
        <w:t>” y “exceso de velocidad prolongada”. Cuenta con un total de 152</w:t>
      </w:r>
      <w:r w:rsidR="001E579D">
        <w:t xml:space="preserve">.042 registros y ocupa </w:t>
      </w:r>
      <w:r w:rsidR="00A40943">
        <w:t>12</w:t>
      </w:r>
      <w:r w:rsidR="001E579D">
        <w:t>,</w:t>
      </w:r>
      <w:r w:rsidR="00A40943">
        <w:t xml:space="preserve">9 MB de espacio. A su vez, está compuesta por 38 columnas, las cuales contiene variables categóricas, booleanas, numéricas y asociadas al tiempo. </w:t>
      </w:r>
    </w:p>
    <w:p w14:paraId="092F798A" w14:textId="77777777" w:rsidR="006069A9" w:rsidRDefault="006069A9" w:rsidP="00A40943">
      <w:pPr>
        <w:pBdr>
          <w:top w:val="nil"/>
          <w:left w:val="nil"/>
          <w:bottom w:val="nil"/>
          <w:right w:val="nil"/>
          <w:between w:val="nil"/>
        </w:pBdr>
        <w:ind w:firstLine="709"/>
      </w:pPr>
    </w:p>
    <w:p w14:paraId="68E1387C" w14:textId="1CA97737" w:rsidR="00A40943" w:rsidRDefault="001B0E8F" w:rsidP="00A40943">
      <w:pPr>
        <w:pBdr>
          <w:top w:val="nil"/>
          <w:left w:val="nil"/>
          <w:bottom w:val="nil"/>
          <w:right w:val="nil"/>
          <w:between w:val="nil"/>
        </w:pBdr>
        <w:ind w:firstLine="709"/>
      </w:pPr>
      <w:r>
        <w:t xml:space="preserve">Se pueden encontrar en las columnas variables asociadas a: el evento como tal, como lo son su ubicación, detalles, el tipo de evento, entre otros; los vehículos, como el estado del motor, la </w:t>
      </w:r>
      <w:r>
        <w:lastRenderedPageBreak/>
        <w:t xml:space="preserve">velocidad, entre otros; y variables de tiempo, como DateTimeUTC. En esta tabla se encuentran columnas con datos faltantes y columnas vacías. </w:t>
      </w:r>
      <w:r w:rsidR="00A40943">
        <w:t>A continuación, se muestra la información que provee el programa Python sobre la misma:</w:t>
      </w:r>
    </w:p>
    <w:p w14:paraId="2F196316" w14:textId="77777777" w:rsidR="00A40943" w:rsidRDefault="00A40943" w:rsidP="00A40943">
      <w:pPr>
        <w:pBdr>
          <w:top w:val="nil"/>
          <w:left w:val="nil"/>
          <w:bottom w:val="nil"/>
          <w:right w:val="nil"/>
          <w:between w:val="nil"/>
        </w:pBdr>
        <w:ind w:firstLine="709"/>
      </w:pPr>
    </w:p>
    <w:p w14:paraId="5416818C" w14:textId="01B24C83" w:rsidR="00C73887" w:rsidRDefault="00C73887" w:rsidP="00C73887">
      <w:pPr>
        <w:pStyle w:val="Descripcin"/>
      </w:pPr>
      <w:bookmarkStart w:id="33" w:name="_Ref183119497"/>
      <w:r w:rsidRPr="001B0E8F">
        <w:rPr>
          <w:b/>
        </w:rPr>
        <w:t xml:space="preserve">Figura </w:t>
      </w:r>
      <w:r w:rsidR="00137CB7">
        <w:rPr>
          <w:b/>
        </w:rPr>
        <w:fldChar w:fldCharType="begin"/>
      </w:r>
      <w:r w:rsidR="00137CB7">
        <w:rPr>
          <w:b/>
        </w:rPr>
        <w:instrText xml:space="preserve"> SEQ Figura \* ARABIC </w:instrText>
      </w:r>
      <w:r w:rsidR="00137CB7">
        <w:rPr>
          <w:b/>
        </w:rPr>
        <w:fldChar w:fldCharType="separate"/>
      </w:r>
      <w:r w:rsidR="00316AF6">
        <w:rPr>
          <w:b/>
          <w:noProof/>
        </w:rPr>
        <w:t>1</w:t>
      </w:r>
      <w:r w:rsidR="00137CB7">
        <w:rPr>
          <w:b/>
        </w:rPr>
        <w:fldChar w:fldCharType="end"/>
      </w:r>
      <w:bookmarkEnd w:id="33"/>
      <w:r w:rsidR="001B0E8F">
        <w:t xml:space="preserve"> df_eventos</w:t>
      </w:r>
    </w:p>
    <w:p w14:paraId="3AB1FE68" w14:textId="5979A0B7" w:rsidR="00A40943" w:rsidRDefault="00A40943" w:rsidP="00A40943">
      <w:pPr>
        <w:jc w:val="center"/>
      </w:pPr>
      <w:r w:rsidRPr="00553572">
        <w:rPr>
          <w:noProof/>
        </w:rPr>
        <w:drawing>
          <wp:inline distT="0" distB="0" distL="0" distR="0" wp14:anchorId="2A176A84" wp14:editId="5F5E2238">
            <wp:extent cx="3010320" cy="5649113"/>
            <wp:effectExtent l="0" t="0" r="0" b="8890"/>
            <wp:docPr id="506744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44067" name=""/>
                    <pic:cNvPicPr/>
                  </pic:nvPicPr>
                  <pic:blipFill>
                    <a:blip r:embed="rId17"/>
                    <a:stretch>
                      <a:fillRect/>
                    </a:stretch>
                  </pic:blipFill>
                  <pic:spPr>
                    <a:xfrm>
                      <a:off x="0" y="0"/>
                      <a:ext cx="3010320" cy="5649113"/>
                    </a:xfrm>
                    <a:prstGeom prst="rect">
                      <a:avLst/>
                    </a:prstGeom>
                  </pic:spPr>
                </pic:pic>
              </a:graphicData>
            </a:graphic>
          </wp:inline>
        </w:drawing>
      </w:r>
    </w:p>
    <w:p w14:paraId="39539722" w14:textId="77777777" w:rsidR="00A40943" w:rsidRDefault="00A40943" w:rsidP="00A40943"/>
    <w:p w14:paraId="3862AF0E" w14:textId="1B7B5201" w:rsidR="00A40943" w:rsidRDefault="00A40943" w:rsidP="00A40943">
      <w:pPr>
        <w:jc w:val="center"/>
      </w:pPr>
      <w:r>
        <w:t>Fuente: Creación propia a partir del archivo ipynb “</w:t>
      </w:r>
      <w:r w:rsidR="00DE5C17" w:rsidRPr="005D51B7">
        <w:t>01_data_analitycs</w:t>
      </w:r>
      <w:r w:rsidR="00DE5C17">
        <w:t xml:space="preserve">_T1” contenido en Github </w:t>
      </w:r>
      <w:sdt>
        <w:sdtPr>
          <w:id w:val="1653406195"/>
          <w:citation/>
        </w:sdtPr>
        <w:sdtContent>
          <w:r w:rsidR="00DE5C17">
            <w:fldChar w:fldCharType="begin"/>
          </w:r>
          <w:r w:rsidR="002821DF">
            <w:rPr>
              <w:lang w:val="es-MX"/>
            </w:rPr>
            <w:instrText xml:space="preserve">CITATION Pal24 \l 2058 </w:instrText>
          </w:r>
          <w:r w:rsidR="00DE5C17">
            <w:fldChar w:fldCharType="separate"/>
          </w:r>
          <w:r w:rsidR="00251A70">
            <w:rPr>
              <w:noProof/>
              <w:lang w:val="es-MX"/>
            </w:rPr>
            <w:t>(Palma Enriquez &amp; Suárez Restrepo, 2024)</w:t>
          </w:r>
          <w:r w:rsidR="00DE5C17">
            <w:fldChar w:fldCharType="end"/>
          </w:r>
        </w:sdtContent>
      </w:sdt>
      <w:r w:rsidR="000353D4">
        <w:t>.</w:t>
      </w:r>
    </w:p>
    <w:p w14:paraId="4CFDAEF2" w14:textId="77777777" w:rsidR="001B0E8F" w:rsidRDefault="001B0E8F" w:rsidP="00A40943">
      <w:pPr>
        <w:pBdr>
          <w:top w:val="nil"/>
          <w:left w:val="nil"/>
          <w:bottom w:val="nil"/>
          <w:right w:val="nil"/>
          <w:between w:val="nil"/>
        </w:pBdr>
        <w:ind w:firstLine="709"/>
      </w:pPr>
    </w:p>
    <w:p w14:paraId="0DB3F175" w14:textId="63E5F5B4" w:rsidR="00A40943" w:rsidRDefault="00794B61" w:rsidP="00A40943">
      <w:pPr>
        <w:pBdr>
          <w:top w:val="nil"/>
          <w:left w:val="nil"/>
          <w:bottom w:val="nil"/>
          <w:right w:val="nil"/>
          <w:between w:val="nil"/>
        </w:pBdr>
        <w:ind w:firstLine="709"/>
      </w:pPr>
      <w:r>
        <w:t xml:space="preserve">El </w:t>
      </w:r>
      <w:r w:rsidR="002A3570">
        <w:t>df_incidentes</w:t>
      </w:r>
      <w:r w:rsidR="00A40943">
        <w:t xml:space="preserve"> contiene información de los incidentes, ésta tiene un total de 623 filas, 52 columnas y pesa un total de 70 KB. Contienen variables numéricas, categóricas y de tiempo. La siguiente figura describe la información de la tabla:</w:t>
      </w:r>
    </w:p>
    <w:p w14:paraId="000000EE" w14:textId="456F532A" w:rsidR="00D1038E" w:rsidRDefault="00C73887" w:rsidP="00C73887">
      <w:pPr>
        <w:pStyle w:val="Descripcin"/>
      </w:pPr>
      <w:r w:rsidRPr="001B0E8F">
        <w:rPr>
          <w:b/>
        </w:rPr>
        <w:t xml:space="preserve">Figura </w:t>
      </w:r>
      <w:r w:rsidR="00137CB7">
        <w:rPr>
          <w:b/>
        </w:rPr>
        <w:fldChar w:fldCharType="begin"/>
      </w:r>
      <w:r w:rsidR="00137CB7">
        <w:rPr>
          <w:b/>
        </w:rPr>
        <w:instrText xml:space="preserve"> SEQ Figura \* ARABIC </w:instrText>
      </w:r>
      <w:r w:rsidR="00137CB7">
        <w:rPr>
          <w:b/>
        </w:rPr>
        <w:fldChar w:fldCharType="separate"/>
      </w:r>
      <w:r w:rsidR="00316AF6">
        <w:rPr>
          <w:b/>
          <w:noProof/>
        </w:rPr>
        <w:t>2</w:t>
      </w:r>
      <w:r w:rsidR="00137CB7">
        <w:rPr>
          <w:b/>
        </w:rPr>
        <w:fldChar w:fldCharType="end"/>
      </w:r>
      <w:r w:rsidR="001B0E8F">
        <w:t xml:space="preserve"> df_incidentes</w:t>
      </w:r>
    </w:p>
    <w:p w14:paraId="2F3250C8" w14:textId="63D31DA5" w:rsidR="00A40943" w:rsidRDefault="00A40943" w:rsidP="00A40943">
      <w:pPr>
        <w:jc w:val="center"/>
      </w:pPr>
      <w:r w:rsidRPr="00A82170">
        <w:rPr>
          <w:noProof/>
        </w:rPr>
        <w:drawing>
          <wp:inline distT="0" distB="0" distL="0" distR="0" wp14:anchorId="352538F4" wp14:editId="7006C5B3">
            <wp:extent cx="2934109" cy="6487430"/>
            <wp:effectExtent l="0" t="0" r="0" b="8890"/>
            <wp:docPr id="937163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63454" name=""/>
                    <pic:cNvPicPr/>
                  </pic:nvPicPr>
                  <pic:blipFill>
                    <a:blip r:embed="rId18"/>
                    <a:stretch>
                      <a:fillRect/>
                    </a:stretch>
                  </pic:blipFill>
                  <pic:spPr>
                    <a:xfrm>
                      <a:off x="0" y="0"/>
                      <a:ext cx="2934109" cy="6487430"/>
                    </a:xfrm>
                    <a:prstGeom prst="rect">
                      <a:avLst/>
                    </a:prstGeom>
                  </pic:spPr>
                </pic:pic>
              </a:graphicData>
            </a:graphic>
          </wp:inline>
        </w:drawing>
      </w:r>
    </w:p>
    <w:p w14:paraId="21003EC5" w14:textId="3104AD5B" w:rsidR="00DE5C17" w:rsidRDefault="00A40943" w:rsidP="00DE5C17">
      <w:pPr>
        <w:jc w:val="center"/>
      </w:pPr>
      <w:r w:rsidRPr="00A40943">
        <w:lastRenderedPageBreak/>
        <w:t xml:space="preserve">Fuente: Creación propia a partir del archivo ipynb </w:t>
      </w:r>
      <w:r w:rsidR="00DE5C17">
        <w:t>“</w:t>
      </w:r>
      <w:r w:rsidR="00DE5C17" w:rsidRPr="005D51B7">
        <w:t>01_data_analitycs</w:t>
      </w:r>
      <w:r w:rsidR="00DE5C17">
        <w:t xml:space="preserve">_T1” contenido en Github </w:t>
      </w:r>
      <w:sdt>
        <w:sdtPr>
          <w:id w:val="1078097221"/>
          <w:citation/>
        </w:sdtPr>
        <w:sdtContent>
          <w:r w:rsidR="00DE5C17">
            <w:fldChar w:fldCharType="begin"/>
          </w:r>
          <w:r w:rsidR="002821DF">
            <w:rPr>
              <w:lang w:val="es-MX"/>
            </w:rPr>
            <w:instrText xml:space="preserve">CITATION Pal24 \l 2058 </w:instrText>
          </w:r>
          <w:r w:rsidR="00DE5C17">
            <w:fldChar w:fldCharType="separate"/>
          </w:r>
          <w:r w:rsidR="00251A70">
            <w:rPr>
              <w:noProof/>
              <w:lang w:val="es-MX"/>
            </w:rPr>
            <w:t>(Palma Enriquez &amp; Suárez Restrepo, 2024)</w:t>
          </w:r>
          <w:r w:rsidR="00DE5C17">
            <w:fldChar w:fldCharType="end"/>
          </w:r>
        </w:sdtContent>
      </w:sdt>
      <w:r w:rsidR="000353D4">
        <w:t>.</w:t>
      </w:r>
    </w:p>
    <w:p w14:paraId="6D282ACA" w14:textId="77777777" w:rsidR="00A40943" w:rsidRDefault="00A40943" w:rsidP="00A40943">
      <w:pPr>
        <w:jc w:val="center"/>
      </w:pPr>
    </w:p>
    <w:p w14:paraId="64729A25" w14:textId="4C821318" w:rsidR="00A40943" w:rsidRDefault="002A3570" w:rsidP="00A40943">
      <w:pPr>
        <w:pBdr>
          <w:top w:val="nil"/>
          <w:left w:val="nil"/>
          <w:bottom w:val="nil"/>
          <w:right w:val="nil"/>
          <w:between w:val="nil"/>
        </w:pBdr>
        <w:ind w:firstLine="709"/>
      </w:pPr>
      <w:r>
        <w:t>Este</w:t>
      </w:r>
      <w:r w:rsidR="00A40943">
        <w:t xml:space="preserve"> contiene datos relevantes a los </w:t>
      </w:r>
      <w:r w:rsidR="00602CB4">
        <w:t>incidente</w:t>
      </w:r>
      <w:r w:rsidR="00A40943">
        <w:t>s, como su ubicación y descripción, número de víctimas fatales, info</w:t>
      </w:r>
      <w:r w:rsidR="001E579D">
        <w:t>rmación de los vehículos</w:t>
      </w:r>
      <w:r w:rsidR="00A40943">
        <w:t xml:space="preserve"> y los conductores, entre otros. Esta tabla también contiene valores nulos en algunas de sus columnas.</w:t>
      </w:r>
    </w:p>
    <w:p w14:paraId="7D565734" w14:textId="77777777" w:rsidR="006069A9" w:rsidRDefault="006069A9" w:rsidP="00A40943">
      <w:pPr>
        <w:pBdr>
          <w:top w:val="nil"/>
          <w:left w:val="nil"/>
          <w:bottom w:val="nil"/>
          <w:right w:val="nil"/>
          <w:between w:val="nil"/>
        </w:pBdr>
        <w:ind w:firstLine="709"/>
      </w:pPr>
    </w:p>
    <w:p w14:paraId="2183E222" w14:textId="22B11EEA" w:rsidR="00A40943" w:rsidRDefault="002A3570" w:rsidP="00794B61">
      <w:pPr>
        <w:pBdr>
          <w:top w:val="nil"/>
          <w:left w:val="nil"/>
          <w:bottom w:val="nil"/>
          <w:right w:val="nil"/>
          <w:between w:val="nil"/>
        </w:pBdr>
        <w:ind w:firstLine="709"/>
      </w:pPr>
      <w:r>
        <w:t>Ambos dataframe</w:t>
      </w:r>
      <w:r w:rsidR="00A40943">
        <w:t xml:space="preserve"> sirven como insumo para el Dataset principal, para el cual se </w:t>
      </w:r>
      <w:r>
        <w:t>eliminó</w:t>
      </w:r>
      <w:r w:rsidR="00A40943">
        <w:t xml:space="preserve"> distintas columnas, que según la experiencia de negocio no son relevantes o son redundantes</w:t>
      </w:r>
      <w:r w:rsidR="005D51B7">
        <w:t>, además,</w:t>
      </w:r>
      <w:r w:rsidR="00A40943">
        <w:t xml:space="preserve"> se transformaron o eliminaron columnas con información sensible. Por tanto, el </w:t>
      </w:r>
      <w:r w:rsidR="00150CE7">
        <w:t xml:space="preserve">proceso y </w:t>
      </w:r>
      <w:r w:rsidR="00A40943">
        <w:t>diccionario de las variables se presenta en el apartado 3.2, en donde se explican los distintos cambios</w:t>
      </w:r>
      <w:r>
        <w:t xml:space="preserve"> realizados en los dataframe </w:t>
      </w:r>
      <w:r w:rsidR="00A40943">
        <w:t>insumo.</w:t>
      </w:r>
    </w:p>
    <w:p w14:paraId="5B86F436" w14:textId="77777777" w:rsidR="00A40943" w:rsidRDefault="00A40943" w:rsidP="00A40943">
      <w:pPr>
        <w:jc w:val="center"/>
      </w:pPr>
    </w:p>
    <w:p w14:paraId="000000EF" w14:textId="59980796" w:rsidR="00D1038E" w:rsidRDefault="008E1079">
      <w:pPr>
        <w:pStyle w:val="Ttulo2"/>
        <w:numPr>
          <w:ilvl w:val="1"/>
          <w:numId w:val="7"/>
        </w:numPr>
      </w:pPr>
      <w:r>
        <w:t xml:space="preserve"> </w:t>
      </w:r>
      <w:bookmarkStart w:id="34" w:name="_Toc183124246"/>
      <w:r w:rsidR="000A688D">
        <w:t>Dataset</w:t>
      </w:r>
      <w:bookmarkEnd w:id="34"/>
    </w:p>
    <w:p w14:paraId="192708A3" w14:textId="77777777" w:rsidR="006069A9" w:rsidRPr="006069A9" w:rsidRDefault="006069A9" w:rsidP="006069A9"/>
    <w:p w14:paraId="6102F488" w14:textId="10B75C04" w:rsidR="00A40943" w:rsidRDefault="00A40943" w:rsidP="00A40943">
      <w:pPr>
        <w:pBdr>
          <w:top w:val="nil"/>
          <w:left w:val="nil"/>
          <w:bottom w:val="nil"/>
          <w:right w:val="nil"/>
          <w:between w:val="nil"/>
        </w:pBdr>
        <w:ind w:firstLine="709"/>
        <w:rPr>
          <w:color w:val="000000"/>
        </w:rPr>
      </w:pPr>
      <w:r w:rsidRPr="00A40943">
        <w:rPr>
          <w:color w:val="000000"/>
        </w:rPr>
        <w:t xml:space="preserve">A partir de la base de datos original, se tomaron los datos de los seis eventos riesgosos mencionados anteriormente y estos se concatenan en </w:t>
      </w:r>
      <w:r w:rsidR="00794B61">
        <w:rPr>
          <w:color w:val="000000"/>
        </w:rPr>
        <w:t xml:space="preserve">un solo dataframe: </w:t>
      </w:r>
      <w:r w:rsidR="00794B61">
        <w:t>df_eventos</w:t>
      </w:r>
      <w:r w:rsidRPr="00A40943">
        <w:rPr>
          <w:color w:val="000000"/>
        </w:rPr>
        <w:t>. Igualmente, se toma los datos de los incidentes</w:t>
      </w:r>
      <w:r w:rsidR="00794B61">
        <w:rPr>
          <w:color w:val="000000"/>
        </w:rPr>
        <w:t xml:space="preserve">: </w:t>
      </w:r>
      <w:r w:rsidR="00794B61">
        <w:t>df_incidentes</w:t>
      </w:r>
      <w:r w:rsidR="00794B61">
        <w:rPr>
          <w:color w:val="000000"/>
        </w:rPr>
        <w:t>.</w:t>
      </w:r>
    </w:p>
    <w:p w14:paraId="745C6F4E" w14:textId="77777777" w:rsidR="006069A9" w:rsidRPr="00A40943" w:rsidRDefault="006069A9" w:rsidP="00A40943">
      <w:pPr>
        <w:pBdr>
          <w:top w:val="nil"/>
          <w:left w:val="nil"/>
          <w:bottom w:val="nil"/>
          <w:right w:val="nil"/>
          <w:between w:val="nil"/>
        </w:pBdr>
        <w:ind w:firstLine="709"/>
        <w:rPr>
          <w:color w:val="000000"/>
        </w:rPr>
      </w:pPr>
    </w:p>
    <w:p w14:paraId="496BE803" w14:textId="2A3ABD16" w:rsidR="00A40943" w:rsidRDefault="001E579D" w:rsidP="00A40943">
      <w:pPr>
        <w:pBdr>
          <w:top w:val="nil"/>
          <w:left w:val="nil"/>
          <w:bottom w:val="nil"/>
          <w:right w:val="nil"/>
          <w:between w:val="nil"/>
        </w:pBdr>
        <w:ind w:firstLine="709"/>
        <w:rPr>
          <w:color w:val="000000"/>
        </w:rPr>
      </w:pPr>
      <w:r>
        <w:rPr>
          <w:color w:val="000000"/>
        </w:rPr>
        <w:t xml:space="preserve">En </w:t>
      </w:r>
      <w:r w:rsidR="00794B61">
        <w:t>df_eventos</w:t>
      </w:r>
      <w:r w:rsidR="00A40943" w:rsidRPr="00A40943">
        <w:rPr>
          <w:color w:val="000000"/>
        </w:rPr>
        <w:t xml:space="preserve">, en primera medida, se filtran los datos para conservar únicamente los eventos asociados a tractocamiones (T1: transporte primario). De esta se eliminan los eventos donde no hubo un conductor, porque estos según información de negocio corresponden a </w:t>
      </w:r>
      <w:r w:rsidR="00602CB4">
        <w:rPr>
          <w:color w:val="000000"/>
        </w:rPr>
        <w:t>incidente</w:t>
      </w:r>
      <w:r w:rsidR="00A40943" w:rsidRPr="00A40943">
        <w:rPr>
          <w:color w:val="000000"/>
        </w:rPr>
        <w:t xml:space="preserve">s ocurridos dentro de las instalaciones de la empresa y son </w:t>
      </w:r>
      <w:r w:rsidR="00602CB4">
        <w:rPr>
          <w:color w:val="000000"/>
        </w:rPr>
        <w:t>incidente</w:t>
      </w:r>
      <w:r w:rsidR="00A40943" w:rsidRPr="00A40943">
        <w:rPr>
          <w:color w:val="000000"/>
        </w:rPr>
        <w:t xml:space="preserve">s sobre los vehículos, los cuales se producen por errores en maquinarias y operarios, por lo que no son </w:t>
      </w:r>
      <w:r w:rsidR="00602CB4">
        <w:rPr>
          <w:color w:val="000000"/>
        </w:rPr>
        <w:t>incidente</w:t>
      </w:r>
      <w:r w:rsidR="00A40943" w:rsidRPr="00A40943">
        <w:rPr>
          <w:color w:val="000000"/>
        </w:rPr>
        <w:t xml:space="preserve">s viales como tal. </w:t>
      </w:r>
    </w:p>
    <w:p w14:paraId="09830E17" w14:textId="77777777" w:rsidR="006069A9" w:rsidRPr="00A40943" w:rsidRDefault="006069A9" w:rsidP="00A40943">
      <w:pPr>
        <w:pBdr>
          <w:top w:val="nil"/>
          <w:left w:val="nil"/>
          <w:bottom w:val="nil"/>
          <w:right w:val="nil"/>
          <w:between w:val="nil"/>
        </w:pBdr>
        <w:ind w:firstLine="709"/>
        <w:rPr>
          <w:color w:val="000000"/>
        </w:rPr>
      </w:pPr>
    </w:p>
    <w:p w14:paraId="4BB0966D" w14:textId="72991E8F" w:rsidR="00A40943" w:rsidRDefault="00A40943" w:rsidP="00A40943">
      <w:pPr>
        <w:pBdr>
          <w:top w:val="nil"/>
          <w:left w:val="nil"/>
          <w:bottom w:val="nil"/>
          <w:right w:val="nil"/>
          <w:between w:val="nil"/>
        </w:pBdr>
        <w:ind w:firstLine="709"/>
        <w:rPr>
          <w:color w:val="000000"/>
        </w:rPr>
      </w:pPr>
      <w:r w:rsidRPr="00A40943">
        <w:rPr>
          <w:color w:val="000000"/>
        </w:rPr>
        <w:t xml:space="preserve">Se continua con la creación de nuevas columnas: en primera medida “DateTimeUTC”, la cual se convierte a formato tiempo y se crea una nueva variable “fecha_h_ev” a partir de esta con un formato de cadena de caracteres (string); y en segunda medida, se crea una variable </w:t>
      </w:r>
      <w:r w:rsidR="001E579D">
        <w:rPr>
          <w:color w:val="000000"/>
        </w:rPr>
        <w:t>“</w:t>
      </w:r>
      <w:r w:rsidRPr="00A40943">
        <w:rPr>
          <w:color w:val="000000"/>
        </w:rPr>
        <w:t>llave</w:t>
      </w:r>
      <w:r w:rsidR="001E579D">
        <w:rPr>
          <w:color w:val="000000"/>
        </w:rPr>
        <w:t>”</w:t>
      </w:r>
      <w:r w:rsidR="00794B61">
        <w:rPr>
          <w:color w:val="000000"/>
        </w:rPr>
        <w:t xml:space="preserve"> empleando </w:t>
      </w:r>
      <w:r w:rsidR="000A688D">
        <w:rPr>
          <w:color w:val="000000"/>
        </w:rPr>
        <w:t>“fecha_h_ev” (fe</w:t>
      </w:r>
      <w:r w:rsidR="00150CE7">
        <w:rPr>
          <w:color w:val="000000"/>
        </w:rPr>
        <w:t>cha del evento)</w:t>
      </w:r>
      <w:r w:rsidR="00794B61">
        <w:rPr>
          <w:color w:val="000000"/>
        </w:rPr>
        <w:t xml:space="preserve">, </w:t>
      </w:r>
      <w:r w:rsidR="00150CE7">
        <w:rPr>
          <w:color w:val="000000"/>
        </w:rPr>
        <w:t>“DisplayName” (identificación del tractocamion)</w:t>
      </w:r>
      <w:r w:rsidR="00794B61">
        <w:rPr>
          <w:color w:val="000000"/>
        </w:rPr>
        <w:t xml:space="preserve"> y </w:t>
      </w:r>
      <w:r w:rsidR="00150CE7">
        <w:rPr>
          <w:color w:val="000000"/>
        </w:rPr>
        <w:t>“CC”</w:t>
      </w:r>
      <w:r w:rsidR="00794B61">
        <w:rPr>
          <w:color w:val="000000"/>
        </w:rPr>
        <w:t xml:space="preserve">  </w:t>
      </w:r>
      <w:r w:rsidR="00150CE7">
        <w:rPr>
          <w:color w:val="000000"/>
        </w:rPr>
        <w:t>(identificación del conductor)</w:t>
      </w:r>
      <w:r w:rsidRPr="00A40943">
        <w:rPr>
          <w:color w:val="000000"/>
        </w:rPr>
        <w:t xml:space="preserve">, </w:t>
      </w:r>
      <w:r w:rsidR="00794B61" w:rsidRPr="00794B61">
        <w:rPr>
          <w:color w:val="000000"/>
        </w:rPr>
        <w:t>para comunicar posteriormente los datos con df_</w:t>
      </w:r>
      <w:r w:rsidR="00150CE7">
        <w:rPr>
          <w:color w:val="000000"/>
        </w:rPr>
        <w:t xml:space="preserve">incidentes. </w:t>
      </w:r>
      <w:r w:rsidR="00150CE7" w:rsidRPr="00A40943">
        <w:rPr>
          <w:color w:val="000000"/>
        </w:rPr>
        <w:lastRenderedPageBreak/>
        <w:t>Luego, se anonimiza la columna de los nombres de conductores</w:t>
      </w:r>
      <w:r w:rsidR="00150CE7">
        <w:rPr>
          <w:color w:val="000000"/>
        </w:rPr>
        <w:t>, creando la variable “Driver”</w:t>
      </w:r>
      <w:r w:rsidR="00150CE7" w:rsidRPr="00A40943">
        <w:rPr>
          <w:color w:val="000000"/>
        </w:rPr>
        <w:t xml:space="preserve">. </w:t>
      </w:r>
      <w:r w:rsidRPr="00A40943">
        <w:rPr>
          <w:color w:val="000000"/>
        </w:rPr>
        <w:t>Finalmente, se eliminaron las columnas que no van a ser utilizadas para el análisis, ya que se conoce desde la experiencia de la información de negocios, que algunas de éstas contienen textos ingresados dentro de la operación o son redundantes en su contenido. Lo que da como resultado una tabla con 76</w:t>
      </w:r>
      <w:r w:rsidR="001E579D">
        <w:rPr>
          <w:color w:val="000000"/>
        </w:rPr>
        <w:t>.</w:t>
      </w:r>
      <w:r w:rsidRPr="00A40943">
        <w:rPr>
          <w:color w:val="000000"/>
        </w:rPr>
        <w:t>848 filas y 13 columnas, la cual no contiene datos nulos.</w:t>
      </w:r>
    </w:p>
    <w:p w14:paraId="03C036AA" w14:textId="77777777" w:rsidR="006069A9" w:rsidRPr="00A40943" w:rsidRDefault="006069A9" w:rsidP="00A40943">
      <w:pPr>
        <w:pBdr>
          <w:top w:val="nil"/>
          <w:left w:val="nil"/>
          <w:bottom w:val="nil"/>
          <w:right w:val="nil"/>
          <w:between w:val="nil"/>
        </w:pBdr>
        <w:ind w:firstLine="709"/>
        <w:rPr>
          <w:color w:val="000000"/>
        </w:rPr>
      </w:pPr>
    </w:p>
    <w:p w14:paraId="5087BD8C" w14:textId="788A6666" w:rsidR="00A40943" w:rsidRDefault="00A40943" w:rsidP="00A40943">
      <w:pPr>
        <w:pBdr>
          <w:top w:val="nil"/>
          <w:left w:val="nil"/>
          <w:bottom w:val="nil"/>
          <w:right w:val="nil"/>
          <w:between w:val="nil"/>
        </w:pBdr>
        <w:ind w:firstLine="709"/>
        <w:rPr>
          <w:color w:val="000000"/>
        </w:rPr>
      </w:pPr>
      <w:r w:rsidRPr="00A40943">
        <w:rPr>
          <w:color w:val="000000"/>
        </w:rPr>
        <w:t xml:space="preserve">Continuando con </w:t>
      </w:r>
      <w:r w:rsidR="00150CE7" w:rsidRPr="00794B61">
        <w:rPr>
          <w:color w:val="000000"/>
        </w:rPr>
        <w:t>df_</w:t>
      </w:r>
      <w:r w:rsidR="00150CE7">
        <w:rPr>
          <w:color w:val="000000"/>
        </w:rPr>
        <w:t>incidentes</w:t>
      </w:r>
      <w:r w:rsidRPr="00A40943">
        <w:rPr>
          <w:color w:val="000000"/>
        </w:rPr>
        <w:t>, en esta se conservan los datos de la flota en estudio (T1-PRIMARIA). En donde se crean nuevas columna al transformar la variable “</w:t>
      </w:r>
      <w:r w:rsidR="00150CE7">
        <w:rPr>
          <w:color w:val="000000"/>
        </w:rPr>
        <w:t xml:space="preserve">SaveDate” a formato tiempo y </w:t>
      </w:r>
      <w:r w:rsidR="001E579D">
        <w:rPr>
          <w:color w:val="000000"/>
        </w:rPr>
        <w:t xml:space="preserve">crear </w:t>
      </w:r>
      <w:r w:rsidR="00150CE7">
        <w:rPr>
          <w:color w:val="000000"/>
        </w:rPr>
        <w:t xml:space="preserve">nuevamente la </w:t>
      </w:r>
      <w:r w:rsidR="001E579D">
        <w:rPr>
          <w:color w:val="000000"/>
        </w:rPr>
        <w:t>variable “</w:t>
      </w:r>
      <w:r w:rsidRPr="00A40943">
        <w:rPr>
          <w:color w:val="000000"/>
        </w:rPr>
        <w:t>llave</w:t>
      </w:r>
      <w:r w:rsidR="001E579D">
        <w:rPr>
          <w:color w:val="000000"/>
        </w:rPr>
        <w:t>”</w:t>
      </w:r>
      <w:r w:rsidRPr="00A40943">
        <w:rPr>
          <w:color w:val="000000"/>
        </w:rPr>
        <w:t>. Seguidamente, se eliminan las columnas no necesarias según la información de negocio entregada por la compañía logística. Obteniéndose una tabla con 622 filas y 10 columnas, la cual, no tiene datos nulos.</w:t>
      </w:r>
    </w:p>
    <w:p w14:paraId="7FFDD4F8" w14:textId="77777777" w:rsidR="006069A9" w:rsidRPr="00A40943" w:rsidRDefault="006069A9" w:rsidP="00A40943">
      <w:pPr>
        <w:pBdr>
          <w:top w:val="nil"/>
          <w:left w:val="nil"/>
          <w:bottom w:val="nil"/>
          <w:right w:val="nil"/>
          <w:between w:val="nil"/>
        </w:pBdr>
        <w:ind w:firstLine="709"/>
        <w:rPr>
          <w:color w:val="000000"/>
        </w:rPr>
      </w:pPr>
    </w:p>
    <w:p w14:paraId="4FB301D1" w14:textId="77777777" w:rsidR="006069A9" w:rsidRDefault="00A40943" w:rsidP="00794B61">
      <w:pPr>
        <w:pBdr>
          <w:top w:val="nil"/>
          <w:left w:val="nil"/>
          <w:bottom w:val="nil"/>
          <w:right w:val="nil"/>
          <w:between w:val="nil"/>
        </w:pBdr>
        <w:ind w:firstLine="709"/>
        <w:rPr>
          <w:color w:val="000000"/>
        </w:rPr>
      </w:pPr>
      <w:r w:rsidRPr="00A40943">
        <w:rPr>
          <w:color w:val="000000"/>
        </w:rPr>
        <w:t xml:space="preserve">Finalmente, partir de la variable “llave” en ambas tablas, se cruzan los datos y se crea un nuevo Dataset. En este se crea una nueva columna correspondiente a la variable de salida “hasAccident”, la cual indica si hubo </w:t>
      </w:r>
      <w:r w:rsidR="00602CB4">
        <w:rPr>
          <w:color w:val="000000"/>
        </w:rPr>
        <w:t>incidente</w:t>
      </w:r>
      <w:r w:rsidRPr="00A40943">
        <w:rPr>
          <w:color w:val="000000"/>
        </w:rPr>
        <w:t xml:space="preserve">s o no en los eventos de un viaje. </w:t>
      </w:r>
      <w:r w:rsidR="00994515" w:rsidRPr="00A40943">
        <w:rPr>
          <w:color w:val="000000"/>
        </w:rPr>
        <w:t>Posteriormente</w:t>
      </w:r>
      <w:r w:rsidRPr="00A40943">
        <w:rPr>
          <w:color w:val="000000"/>
        </w:rPr>
        <w:t xml:space="preserve">, en cuanto al tratamiento de los valores nulos en el nuevo </w:t>
      </w:r>
      <w:r w:rsidR="000A688D" w:rsidRPr="00A40943">
        <w:rPr>
          <w:color w:val="000000"/>
        </w:rPr>
        <w:t>Dataset</w:t>
      </w:r>
      <w:r w:rsidRPr="00A40943">
        <w:rPr>
          <w:color w:val="000000"/>
        </w:rPr>
        <w:t>, en las variables categóricas se imputó el valor “NA” y en las numéricas un cero. Una vez realizado esto, se elimina la variable “llave”, dado que ya no es necesaria</w:t>
      </w:r>
      <w:r w:rsidR="00150CE7">
        <w:rPr>
          <w:color w:val="000000"/>
        </w:rPr>
        <w:t xml:space="preserve"> y contiene datos </w:t>
      </w:r>
      <w:r w:rsidR="000A688D">
        <w:rPr>
          <w:color w:val="000000"/>
        </w:rPr>
        <w:t>sensibles</w:t>
      </w:r>
      <w:r w:rsidRPr="00A40943">
        <w:rPr>
          <w:color w:val="000000"/>
        </w:rPr>
        <w:t xml:space="preserve">. </w:t>
      </w:r>
    </w:p>
    <w:p w14:paraId="0184C887" w14:textId="77777777" w:rsidR="006069A9" w:rsidRDefault="006069A9" w:rsidP="00794B61">
      <w:pPr>
        <w:pBdr>
          <w:top w:val="nil"/>
          <w:left w:val="nil"/>
          <w:bottom w:val="nil"/>
          <w:right w:val="nil"/>
          <w:between w:val="nil"/>
        </w:pBdr>
        <w:ind w:firstLine="709"/>
        <w:rPr>
          <w:color w:val="000000"/>
        </w:rPr>
      </w:pPr>
    </w:p>
    <w:p w14:paraId="3CE1F951" w14:textId="25CB19F8" w:rsidR="004A1B26" w:rsidRDefault="006069A9" w:rsidP="00794B61">
      <w:pPr>
        <w:pBdr>
          <w:top w:val="nil"/>
          <w:left w:val="nil"/>
          <w:bottom w:val="nil"/>
          <w:right w:val="nil"/>
          <w:between w:val="nil"/>
        </w:pBdr>
        <w:ind w:firstLine="709"/>
        <w:rPr>
          <w:color w:val="000000"/>
        </w:rPr>
      </w:pPr>
      <w:r>
        <w:rPr>
          <w:color w:val="000000"/>
        </w:rPr>
        <w:t>Se</w:t>
      </w:r>
      <w:r w:rsidR="00A40943" w:rsidRPr="00A40943">
        <w:rPr>
          <w:color w:val="000000"/>
        </w:rPr>
        <w:t xml:space="preserve"> guarda este Dataset transformado en un archivo csv para </w:t>
      </w:r>
      <w:r w:rsidR="00A40943" w:rsidRPr="004A1B26">
        <w:rPr>
          <w:color w:val="000000"/>
        </w:rPr>
        <w:t>ser utilizado en el análisis, el cual tiene 76</w:t>
      </w:r>
      <w:r w:rsidR="00994515" w:rsidRPr="004A1B26">
        <w:rPr>
          <w:color w:val="000000"/>
        </w:rPr>
        <w:t>.</w:t>
      </w:r>
      <w:r w:rsidR="00A40943" w:rsidRPr="004A1B26">
        <w:rPr>
          <w:color w:val="000000"/>
        </w:rPr>
        <w:t xml:space="preserve">902 </w:t>
      </w:r>
      <w:r w:rsidR="00994515" w:rsidRPr="004A1B26">
        <w:rPr>
          <w:color w:val="000000"/>
        </w:rPr>
        <w:t>filas y 22 columnas, y ocupa 13,</w:t>
      </w:r>
      <w:r>
        <w:rPr>
          <w:color w:val="000000"/>
        </w:rPr>
        <w:t xml:space="preserve">6 MB de espacio, </w:t>
      </w:r>
      <w:r w:rsidR="004A1B26" w:rsidRPr="004A1B26">
        <w:rPr>
          <w:color w:val="000000"/>
        </w:rPr>
        <w:t xml:space="preserve">con información relevante que describe cada eventualidad como la altitud donde sucedió, la fecha de la eventualidad, el conductor, el estado del motor, la regional a la que pertenece, latitud, longitud, velocidad, marca y tipo de vehículo, también cuando dicha eventualidad tiene un incidente asociado contamos con el tipo y cantidad de víctimas mortales y heridos, el departamento y pueblo donde sucedió el incidente, el tipo de incidente,  además del departamento y el pueblo de origen y destino de la ruta que cubría el vehículo. </w:t>
      </w:r>
    </w:p>
    <w:p w14:paraId="7BB014CF" w14:textId="77777777" w:rsidR="006069A9" w:rsidRDefault="006069A9" w:rsidP="00794B61">
      <w:pPr>
        <w:pBdr>
          <w:top w:val="nil"/>
          <w:left w:val="nil"/>
          <w:bottom w:val="nil"/>
          <w:right w:val="nil"/>
          <w:between w:val="nil"/>
        </w:pBdr>
        <w:ind w:firstLine="709"/>
        <w:rPr>
          <w:color w:val="000000"/>
        </w:rPr>
      </w:pPr>
    </w:p>
    <w:p w14:paraId="4F3728B9" w14:textId="52218624" w:rsidR="00994515" w:rsidRDefault="00FA26E3" w:rsidP="004A1B26">
      <w:pPr>
        <w:pBdr>
          <w:top w:val="nil"/>
          <w:left w:val="nil"/>
          <w:bottom w:val="nil"/>
          <w:right w:val="nil"/>
          <w:between w:val="nil"/>
        </w:pBdr>
        <w:rPr>
          <w:color w:val="000000"/>
        </w:rPr>
      </w:pPr>
      <w:r>
        <w:rPr>
          <w:color w:val="000000"/>
        </w:rPr>
        <w:lastRenderedPageBreak/>
        <w:t>Es importante decir que para el caso de este D</w:t>
      </w:r>
      <w:r w:rsidR="00251A70">
        <w:rPr>
          <w:color w:val="000000"/>
        </w:rPr>
        <w:t>ataset no se eliminaron valores atípicos</w:t>
      </w:r>
      <w:r>
        <w:rPr>
          <w:color w:val="000000"/>
        </w:rPr>
        <w:t xml:space="preserve"> dado que esto puede reducir el número de incidentes dentro del Dataset, los cuales son nuestra variable de interés.</w:t>
      </w:r>
    </w:p>
    <w:p w14:paraId="18D1780E" w14:textId="7B6F696D" w:rsidR="00FA26E3" w:rsidRDefault="00FA26E3" w:rsidP="004A1B26">
      <w:pPr>
        <w:pBdr>
          <w:top w:val="nil"/>
          <w:left w:val="nil"/>
          <w:bottom w:val="nil"/>
          <w:right w:val="nil"/>
          <w:between w:val="nil"/>
        </w:pBdr>
        <w:rPr>
          <w:color w:val="000000"/>
        </w:rPr>
      </w:pPr>
      <w:r>
        <w:rPr>
          <w:color w:val="000000"/>
        </w:rPr>
        <w:t>A continuación se presenta el diccionario de las columnas del Dataset.</w:t>
      </w:r>
    </w:p>
    <w:p w14:paraId="7A612257" w14:textId="77777777" w:rsidR="00FA26E3" w:rsidRDefault="00FA26E3" w:rsidP="004A1B26">
      <w:pPr>
        <w:pBdr>
          <w:top w:val="nil"/>
          <w:left w:val="nil"/>
          <w:bottom w:val="nil"/>
          <w:right w:val="nil"/>
          <w:between w:val="nil"/>
        </w:pBdr>
        <w:rPr>
          <w:color w:val="000000"/>
        </w:rPr>
      </w:pPr>
    </w:p>
    <w:p w14:paraId="2A818DD0" w14:textId="6D751E58" w:rsidR="00794B61" w:rsidRDefault="00C73887" w:rsidP="006069A9">
      <w:pPr>
        <w:pStyle w:val="Descripcin"/>
        <w:rPr>
          <w:color w:val="000000"/>
        </w:rPr>
      </w:pPr>
      <w:bookmarkStart w:id="35" w:name="_Toc183111044"/>
      <w:r w:rsidRPr="00FA26E3">
        <w:rPr>
          <w:b/>
        </w:rPr>
        <w:t xml:space="preserve">Tabla </w:t>
      </w:r>
      <w:r w:rsidRPr="00FA26E3">
        <w:rPr>
          <w:b/>
        </w:rPr>
        <w:fldChar w:fldCharType="begin"/>
      </w:r>
      <w:r w:rsidRPr="00FA26E3">
        <w:rPr>
          <w:b/>
        </w:rPr>
        <w:instrText xml:space="preserve"> SEQ Tabla \* ARABIC </w:instrText>
      </w:r>
      <w:r w:rsidRPr="00FA26E3">
        <w:rPr>
          <w:b/>
        </w:rPr>
        <w:fldChar w:fldCharType="separate"/>
      </w:r>
      <w:r w:rsidRPr="00FA26E3">
        <w:rPr>
          <w:b/>
          <w:noProof/>
        </w:rPr>
        <w:t>1</w:t>
      </w:r>
      <w:bookmarkEnd w:id="35"/>
      <w:r w:rsidRPr="00FA26E3">
        <w:rPr>
          <w:b/>
        </w:rPr>
        <w:fldChar w:fldCharType="end"/>
      </w:r>
      <w:r w:rsidR="00FA26E3" w:rsidRPr="00FA26E3">
        <w:rPr>
          <w:b/>
        </w:rPr>
        <w:t xml:space="preserve"> </w:t>
      </w:r>
      <w:r w:rsidR="00FA26E3">
        <w:t>Diccionario de columnas</w:t>
      </w:r>
    </w:p>
    <w:tbl>
      <w:tblPr>
        <w:tblW w:w="9588" w:type="dxa"/>
        <w:tblInd w:w="-5" w:type="dxa"/>
        <w:tblCellMar>
          <w:left w:w="70" w:type="dxa"/>
          <w:right w:w="70" w:type="dxa"/>
        </w:tblCellMar>
        <w:tblLook w:val="04A0" w:firstRow="1" w:lastRow="0" w:firstColumn="1" w:lastColumn="0" w:noHBand="0" w:noVBand="1"/>
      </w:tblPr>
      <w:tblGrid>
        <w:gridCol w:w="2751"/>
        <w:gridCol w:w="5081"/>
        <w:gridCol w:w="1950"/>
      </w:tblGrid>
      <w:tr w:rsidR="00794B61" w:rsidRPr="00794B61" w14:paraId="6E97F8D3" w14:textId="77777777" w:rsidTr="00794B61">
        <w:trPr>
          <w:trHeight w:val="275"/>
        </w:trPr>
        <w:tc>
          <w:tcPr>
            <w:tcW w:w="2557"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28561980" w14:textId="77777777" w:rsidR="00794B61" w:rsidRPr="00794B61" w:rsidRDefault="00794B61" w:rsidP="00794B61">
            <w:pPr>
              <w:spacing w:line="240" w:lineRule="auto"/>
              <w:jc w:val="center"/>
              <w:rPr>
                <w:rFonts w:ascii="Calibri" w:hAnsi="Calibri" w:cs="Calibri"/>
                <w:b/>
                <w:bCs/>
                <w:color w:val="FFFFFF"/>
                <w:sz w:val="22"/>
                <w:szCs w:val="22"/>
              </w:rPr>
            </w:pPr>
            <w:r w:rsidRPr="00794B61">
              <w:rPr>
                <w:rFonts w:ascii="Calibri" w:hAnsi="Calibri" w:cs="Calibri"/>
                <w:b/>
                <w:bCs/>
                <w:color w:val="FFFFFF"/>
                <w:sz w:val="22"/>
                <w:szCs w:val="22"/>
              </w:rPr>
              <w:t>Columna</w:t>
            </w:r>
          </w:p>
        </w:tc>
        <w:tc>
          <w:tcPr>
            <w:tcW w:w="5081"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0A1D04EB" w14:textId="77777777" w:rsidR="00794B61" w:rsidRPr="00794B61" w:rsidRDefault="00794B61" w:rsidP="00794B61">
            <w:pPr>
              <w:spacing w:line="240" w:lineRule="auto"/>
              <w:jc w:val="center"/>
              <w:rPr>
                <w:rFonts w:ascii="Calibri" w:hAnsi="Calibri" w:cs="Calibri"/>
                <w:b/>
                <w:bCs/>
                <w:color w:val="FFFFFF"/>
                <w:sz w:val="22"/>
                <w:szCs w:val="22"/>
              </w:rPr>
            </w:pPr>
            <w:r w:rsidRPr="00794B61">
              <w:rPr>
                <w:rFonts w:ascii="Calibri" w:hAnsi="Calibri" w:cs="Calibri"/>
                <w:b/>
                <w:bCs/>
                <w:color w:val="FFFFFF"/>
                <w:sz w:val="22"/>
                <w:szCs w:val="22"/>
              </w:rPr>
              <w:t>Descripción</w:t>
            </w:r>
          </w:p>
        </w:tc>
        <w:tc>
          <w:tcPr>
            <w:tcW w:w="195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16524E71" w14:textId="77777777" w:rsidR="00794B61" w:rsidRPr="00794B61" w:rsidRDefault="00794B61" w:rsidP="00794B61">
            <w:pPr>
              <w:spacing w:line="240" w:lineRule="auto"/>
              <w:jc w:val="center"/>
              <w:rPr>
                <w:rFonts w:ascii="Calibri" w:hAnsi="Calibri" w:cs="Calibri"/>
                <w:b/>
                <w:bCs/>
                <w:color w:val="FFFFFF"/>
                <w:sz w:val="22"/>
                <w:szCs w:val="22"/>
              </w:rPr>
            </w:pPr>
            <w:r w:rsidRPr="00794B61">
              <w:rPr>
                <w:rFonts w:ascii="Calibri" w:hAnsi="Calibri" w:cs="Calibri"/>
                <w:b/>
                <w:bCs/>
                <w:color w:val="FFFFFF"/>
                <w:sz w:val="22"/>
                <w:szCs w:val="22"/>
              </w:rPr>
              <w:t>Tipo de dato</w:t>
            </w:r>
          </w:p>
        </w:tc>
      </w:tr>
      <w:tr w:rsidR="00794B61" w:rsidRPr="00794B61" w14:paraId="02D4B72D" w14:textId="77777777" w:rsidTr="00794B61">
        <w:trPr>
          <w:trHeight w:val="275"/>
        </w:trPr>
        <w:tc>
          <w:tcPr>
            <w:tcW w:w="255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731A432"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Altitude</w:t>
            </w:r>
          </w:p>
        </w:tc>
        <w:tc>
          <w:tcPr>
            <w:tcW w:w="508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6750196"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Altitud registrada del vehículo en el momento del evento.</w:t>
            </w:r>
          </w:p>
        </w:tc>
        <w:tc>
          <w:tcPr>
            <w:tcW w:w="195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1CA8EC9"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Numérico (float)</w:t>
            </w:r>
          </w:p>
        </w:tc>
      </w:tr>
      <w:tr w:rsidR="00794B61" w:rsidRPr="00794B61" w14:paraId="539AD953" w14:textId="77777777" w:rsidTr="00794B61">
        <w:trPr>
          <w:trHeight w:val="275"/>
        </w:trPr>
        <w:tc>
          <w:tcPr>
            <w:tcW w:w="255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583DA18"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DateTimeUTC</w:t>
            </w:r>
          </w:p>
        </w:tc>
        <w:tc>
          <w:tcPr>
            <w:tcW w:w="508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528CA9"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Fecha y hora del registro del evento en formato UTC.</w:t>
            </w:r>
          </w:p>
        </w:tc>
        <w:tc>
          <w:tcPr>
            <w:tcW w:w="195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FEAF3E1"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Fecha y hora (datetime)</w:t>
            </w:r>
          </w:p>
        </w:tc>
      </w:tr>
      <w:tr w:rsidR="00794B61" w:rsidRPr="00794B61" w14:paraId="2DADF517" w14:textId="77777777" w:rsidTr="00794B61">
        <w:trPr>
          <w:trHeight w:val="275"/>
        </w:trPr>
        <w:tc>
          <w:tcPr>
            <w:tcW w:w="255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6903624"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DisplayName</w:t>
            </w:r>
          </w:p>
        </w:tc>
        <w:tc>
          <w:tcPr>
            <w:tcW w:w="508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579FFFD"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Identificador único del vehículo dentro del sistema.</w:t>
            </w:r>
          </w:p>
        </w:tc>
        <w:tc>
          <w:tcPr>
            <w:tcW w:w="195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45E3899"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Cadena de texto</w:t>
            </w:r>
          </w:p>
        </w:tc>
      </w:tr>
      <w:tr w:rsidR="00794B61" w:rsidRPr="00794B61" w14:paraId="1CA51677" w14:textId="77777777" w:rsidTr="00794B61">
        <w:trPr>
          <w:trHeight w:val="551"/>
        </w:trPr>
        <w:tc>
          <w:tcPr>
            <w:tcW w:w="255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5A02CFB"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EngineStatus</w:t>
            </w:r>
          </w:p>
        </w:tc>
        <w:tc>
          <w:tcPr>
            <w:tcW w:w="508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EA4072"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Estado del motor en el momento del registro (encendido/apagado).</w:t>
            </w:r>
          </w:p>
        </w:tc>
        <w:tc>
          <w:tcPr>
            <w:tcW w:w="195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1B73625"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Booleano</w:t>
            </w:r>
          </w:p>
        </w:tc>
      </w:tr>
      <w:tr w:rsidR="00794B61" w:rsidRPr="00794B61" w14:paraId="5881A325" w14:textId="77777777" w:rsidTr="00794B61">
        <w:trPr>
          <w:trHeight w:val="827"/>
        </w:trPr>
        <w:tc>
          <w:tcPr>
            <w:tcW w:w="255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45B91CD"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EventTypeName</w:t>
            </w:r>
          </w:p>
        </w:tc>
        <w:tc>
          <w:tcPr>
            <w:tcW w:w="508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7F50C49"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Tipo de evento registrado, como “posible volcamiento”, “giro brusco”, “frenada brusca”, “aceleración brusca”, “posible accidente” y “exceso de velocidad prolongada”.</w:t>
            </w:r>
          </w:p>
        </w:tc>
        <w:tc>
          <w:tcPr>
            <w:tcW w:w="195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EE529CF"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Cadena de texto</w:t>
            </w:r>
          </w:p>
        </w:tc>
      </w:tr>
      <w:tr w:rsidR="00794B61" w:rsidRPr="00794B61" w14:paraId="30941C56" w14:textId="77777777" w:rsidTr="00794B61">
        <w:trPr>
          <w:trHeight w:val="275"/>
        </w:trPr>
        <w:tc>
          <w:tcPr>
            <w:tcW w:w="255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05C9E15"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FleetName</w:t>
            </w:r>
          </w:p>
        </w:tc>
        <w:tc>
          <w:tcPr>
            <w:tcW w:w="508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2944B9"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Nombre de la flota a la que pertenece el vehículo.</w:t>
            </w:r>
          </w:p>
        </w:tc>
        <w:tc>
          <w:tcPr>
            <w:tcW w:w="195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63E56C8"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Cadena de texto</w:t>
            </w:r>
          </w:p>
        </w:tc>
      </w:tr>
      <w:tr w:rsidR="00794B61" w:rsidRPr="00794B61" w14:paraId="2A7DCBAF" w14:textId="77777777" w:rsidTr="00794B61">
        <w:trPr>
          <w:trHeight w:val="275"/>
        </w:trPr>
        <w:tc>
          <w:tcPr>
            <w:tcW w:w="255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D0FD560"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Latitude</w:t>
            </w:r>
          </w:p>
        </w:tc>
        <w:tc>
          <w:tcPr>
            <w:tcW w:w="508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3799E51"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Coordenada de latitud del vehículo en el momento del registro.</w:t>
            </w:r>
          </w:p>
        </w:tc>
        <w:tc>
          <w:tcPr>
            <w:tcW w:w="195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BBB461F"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Numérico (float)</w:t>
            </w:r>
          </w:p>
        </w:tc>
      </w:tr>
      <w:tr w:rsidR="00794B61" w:rsidRPr="00794B61" w14:paraId="0F912081" w14:textId="77777777" w:rsidTr="00794B61">
        <w:trPr>
          <w:trHeight w:val="275"/>
        </w:trPr>
        <w:tc>
          <w:tcPr>
            <w:tcW w:w="255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6FBC9CC"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Longitude</w:t>
            </w:r>
          </w:p>
        </w:tc>
        <w:tc>
          <w:tcPr>
            <w:tcW w:w="508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796D0D"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Coordenada de longitud del vehículo en el momento del registro.</w:t>
            </w:r>
          </w:p>
        </w:tc>
        <w:tc>
          <w:tcPr>
            <w:tcW w:w="195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15972AC"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Numérico (float)</w:t>
            </w:r>
          </w:p>
        </w:tc>
      </w:tr>
      <w:tr w:rsidR="00794B61" w:rsidRPr="00794B61" w14:paraId="1A0A76F6" w14:textId="77777777" w:rsidTr="00794B61">
        <w:trPr>
          <w:trHeight w:val="551"/>
        </w:trPr>
        <w:tc>
          <w:tcPr>
            <w:tcW w:w="255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D98BD9E"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Speed</w:t>
            </w:r>
          </w:p>
        </w:tc>
        <w:tc>
          <w:tcPr>
            <w:tcW w:w="508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7AF3E8C"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Velocidad registrada del vehículo en el momento del evento, en km/h.</w:t>
            </w:r>
          </w:p>
        </w:tc>
        <w:tc>
          <w:tcPr>
            <w:tcW w:w="195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8FF6D22"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Numérico (entero)</w:t>
            </w:r>
          </w:p>
        </w:tc>
      </w:tr>
      <w:tr w:rsidR="00794B61" w:rsidRPr="00794B61" w14:paraId="39ED8313" w14:textId="77777777" w:rsidTr="00794B61">
        <w:trPr>
          <w:trHeight w:val="275"/>
        </w:trPr>
        <w:tc>
          <w:tcPr>
            <w:tcW w:w="255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E828B65"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VehicleBrandName</w:t>
            </w:r>
          </w:p>
        </w:tc>
        <w:tc>
          <w:tcPr>
            <w:tcW w:w="508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2A54DF"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Marca del vehículo.</w:t>
            </w:r>
          </w:p>
        </w:tc>
        <w:tc>
          <w:tcPr>
            <w:tcW w:w="195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006A4D0"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Cadena de texto</w:t>
            </w:r>
          </w:p>
        </w:tc>
      </w:tr>
      <w:tr w:rsidR="00794B61" w:rsidRPr="00794B61" w14:paraId="552C48D3" w14:textId="77777777" w:rsidTr="00794B61">
        <w:trPr>
          <w:trHeight w:val="275"/>
        </w:trPr>
        <w:tc>
          <w:tcPr>
            <w:tcW w:w="255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7CA3CA0"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VehicleTypeName</w:t>
            </w:r>
          </w:p>
        </w:tc>
        <w:tc>
          <w:tcPr>
            <w:tcW w:w="508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84C654"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Tipo de vehículo, como tractocamión o camión rígido.</w:t>
            </w:r>
          </w:p>
        </w:tc>
        <w:tc>
          <w:tcPr>
            <w:tcW w:w="195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4B95631"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Cadena de texto</w:t>
            </w:r>
          </w:p>
        </w:tc>
      </w:tr>
      <w:tr w:rsidR="00794B61" w:rsidRPr="00794B61" w14:paraId="4792A673" w14:textId="77777777" w:rsidTr="00794B61">
        <w:trPr>
          <w:trHeight w:val="551"/>
        </w:trPr>
        <w:tc>
          <w:tcPr>
            <w:tcW w:w="255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EF2BB3E"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Driver</w:t>
            </w:r>
          </w:p>
        </w:tc>
        <w:tc>
          <w:tcPr>
            <w:tcW w:w="508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060546"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Identificador único del conductor (anonimizado para preservar la privacidad).</w:t>
            </w:r>
          </w:p>
        </w:tc>
        <w:tc>
          <w:tcPr>
            <w:tcW w:w="195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F0540C5"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Cadena de texto</w:t>
            </w:r>
          </w:p>
        </w:tc>
      </w:tr>
      <w:tr w:rsidR="00794B61" w:rsidRPr="00794B61" w14:paraId="5D3A5F4A" w14:textId="77777777" w:rsidTr="00794B61">
        <w:trPr>
          <w:trHeight w:val="551"/>
        </w:trPr>
        <w:tc>
          <w:tcPr>
            <w:tcW w:w="255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0085E4B"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AffectedVictimTypeName</w:t>
            </w:r>
          </w:p>
        </w:tc>
        <w:tc>
          <w:tcPr>
            <w:tcW w:w="508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C165F41"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Tipo de víctima afectada en el evento, como conductor, tercero o sin especificar cuando no se conoce.</w:t>
            </w:r>
          </w:p>
        </w:tc>
        <w:tc>
          <w:tcPr>
            <w:tcW w:w="195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1510BB1"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Cadena de texto</w:t>
            </w:r>
          </w:p>
        </w:tc>
      </w:tr>
      <w:tr w:rsidR="00794B61" w:rsidRPr="00794B61" w14:paraId="1D0525D4" w14:textId="77777777" w:rsidTr="00794B61">
        <w:trPr>
          <w:trHeight w:val="275"/>
        </w:trPr>
        <w:tc>
          <w:tcPr>
            <w:tcW w:w="255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366797E"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AffectedWoundedTypeName</w:t>
            </w:r>
          </w:p>
        </w:tc>
        <w:tc>
          <w:tcPr>
            <w:tcW w:w="508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4FA7EC"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Tipo de herido registrado, como conductor o tercero.</w:t>
            </w:r>
          </w:p>
        </w:tc>
        <w:tc>
          <w:tcPr>
            <w:tcW w:w="195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3E9D7B5"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Cadena de texto</w:t>
            </w:r>
          </w:p>
        </w:tc>
      </w:tr>
      <w:tr w:rsidR="00794B61" w:rsidRPr="00794B61" w14:paraId="7044C5A8" w14:textId="77777777" w:rsidTr="00794B61">
        <w:trPr>
          <w:trHeight w:val="275"/>
        </w:trPr>
        <w:tc>
          <w:tcPr>
            <w:tcW w:w="255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988FF25"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ArrivalDepartmentName</w:t>
            </w:r>
          </w:p>
        </w:tc>
        <w:tc>
          <w:tcPr>
            <w:tcW w:w="508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7B11312"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Departamento de destino del vehículo.</w:t>
            </w:r>
          </w:p>
        </w:tc>
        <w:tc>
          <w:tcPr>
            <w:tcW w:w="195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F357134"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Cadena de texto</w:t>
            </w:r>
          </w:p>
        </w:tc>
      </w:tr>
      <w:tr w:rsidR="00794B61" w:rsidRPr="00794B61" w14:paraId="5D7E279C" w14:textId="77777777" w:rsidTr="00794B61">
        <w:trPr>
          <w:trHeight w:val="275"/>
        </w:trPr>
        <w:tc>
          <w:tcPr>
            <w:tcW w:w="255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95FC248"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ArrivalTownName</w:t>
            </w:r>
          </w:p>
        </w:tc>
        <w:tc>
          <w:tcPr>
            <w:tcW w:w="508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AD0E90"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Ciudad o localidad de destino del vehículo.</w:t>
            </w:r>
          </w:p>
        </w:tc>
        <w:tc>
          <w:tcPr>
            <w:tcW w:w="195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F146BF3"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Cadena de texto</w:t>
            </w:r>
          </w:p>
        </w:tc>
      </w:tr>
      <w:tr w:rsidR="00794B61" w:rsidRPr="00794B61" w14:paraId="04E28655" w14:textId="77777777" w:rsidTr="00794B61">
        <w:trPr>
          <w:trHeight w:val="275"/>
        </w:trPr>
        <w:tc>
          <w:tcPr>
            <w:tcW w:w="255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BC27FCF"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DepartmentName</w:t>
            </w:r>
          </w:p>
        </w:tc>
        <w:tc>
          <w:tcPr>
            <w:tcW w:w="508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FAE16DD"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Departamento actual donde se registró el evento.</w:t>
            </w:r>
          </w:p>
        </w:tc>
        <w:tc>
          <w:tcPr>
            <w:tcW w:w="195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4B0275A"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Cadena de texto</w:t>
            </w:r>
          </w:p>
        </w:tc>
      </w:tr>
      <w:tr w:rsidR="00794B61" w:rsidRPr="00794B61" w14:paraId="353411A0" w14:textId="77777777" w:rsidTr="00794B61">
        <w:trPr>
          <w:trHeight w:val="275"/>
        </w:trPr>
        <w:tc>
          <w:tcPr>
            <w:tcW w:w="255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1482E2B"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DepartureDepartmentName</w:t>
            </w:r>
          </w:p>
        </w:tc>
        <w:tc>
          <w:tcPr>
            <w:tcW w:w="508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1FDF71"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Departamento de origen del viaje.</w:t>
            </w:r>
          </w:p>
        </w:tc>
        <w:tc>
          <w:tcPr>
            <w:tcW w:w="195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6CBD841"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Cadena de texto</w:t>
            </w:r>
          </w:p>
        </w:tc>
      </w:tr>
      <w:tr w:rsidR="00794B61" w:rsidRPr="00794B61" w14:paraId="4AC4FE1A" w14:textId="77777777" w:rsidTr="00794B61">
        <w:trPr>
          <w:trHeight w:val="275"/>
        </w:trPr>
        <w:tc>
          <w:tcPr>
            <w:tcW w:w="255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9950310"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DepartureTownName</w:t>
            </w:r>
          </w:p>
        </w:tc>
        <w:tc>
          <w:tcPr>
            <w:tcW w:w="508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A351C8"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Ciudad o localidad de origen del viaje.</w:t>
            </w:r>
          </w:p>
        </w:tc>
        <w:tc>
          <w:tcPr>
            <w:tcW w:w="195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8853EC0"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Cadena de texto</w:t>
            </w:r>
          </w:p>
        </w:tc>
      </w:tr>
      <w:tr w:rsidR="00794B61" w:rsidRPr="00794B61" w14:paraId="7EAC7B84" w14:textId="77777777" w:rsidTr="00794B61">
        <w:trPr>
          <w:trHeight w:val="275"/>
        </w:trPr>
        <w:tc>
          <w:tcPr>
            <w:tcW w:w="255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25507B0"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FatalitiesQuantity</w:t>
            </w:r>
          </w:p>
        </w:tc>
        <w:tc>
          <w:tcPr>
            <w:tcW w:w="508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148F0E"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Número de fallecidos en caso de accidente.</w:t>
            </w:r>
          </w:p>
        </w:tc>
        <w:tc>
          <w:tcPr>
            <w:tcW w:w="195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6C0D4B2"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Numérico (float)</w:t>
            </w:r>
          </w:p>
        </w:tc>
      </w:tr>
      <w:tr w:rsidR="00794B61" w:rsidRPr="00794B61" w14:paraId="4E6FDAFF" w14:textId="77777777" w:rsidTr="00794B61">
        <w:trPr>
          <w:trHeight w:val="275"/>
        </w:trPr>
        <w:tc>
          <w:tcPr>
            <w:tcW w:w="255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A0B6267"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WoundedQuantity</w:t>
            </w:r>
          </w:p>
        </w:tc>
        <w:tc>
          <w:tcPr>
            <w:tcW w:w="508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1CACF2D"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Número de heridos en caso de accidente.</w:t>
            </w:r>
          </w:p>
        </w:tc>
        <w:tc>
          <w:tcPr>
            <w:tcW w:w="195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C7ACF4F"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Numérico (float)</w:t>
            </w:r>
          </w:p>
        </w:tc>
      </w:tr>
      <w:tr w:rsidR="00794B61" w:rsidRPr="00794B61" w14:paraId="60D9B04B" w14:textId="77777777" w:rsidTr="00794B61">
        <w:trPr>
          <w:trHeight w:val="275"/>
        </w:trPr>
        <w:tc>
          <w:tcPr>
            <w:tcW w:w="2557" w:type="dxa"/>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3431458D"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hasAccident</w:t>
            </w:r>
          </w:p>
        </w:tc>
        <w:tc>
          <w:tcPr>
            <w:tcW w:w="5081" w:type="dxa"/>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6145EEB0"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Indicador binario que señala si el evento corresponde a un accidente (True) o no (False).</w:t>
            </w:r>
          </w:p>
        </w:tc>
        <w:tc>
          <w:tcPr>
            <w:tcW w:w="1950" w:type="dxa"/>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52E2C62E" w14:textId="77777777" w:rsidR="00794B61" w:rsidRPr="00794B61" w:rsidRDefault="00794B61" w:rsidP="00794B61">
            <w:pPr>
              <w:spacing w:line="240" w:lineRule="auto"/>
              <w:jc w:val="left"/>
              <w:rPr>
                <w:rFonts w:ascii="Calibri" w:hAnsi="Calibri" w:cs="Calibri"/>
                <w:color w:val="000000"/>
                <w:sz w:val="22"/>
                <w:szCs w:val="22"/>
              </w:rPr>
            </w:pPr>
            <w:r w:rsidRPr="00794B61">
              <w:rPr>
                <w:rFonts w:ascii="Calibri" w:hAnsi="Calibri" w:cs="Calibri"/>
                <w:color w:val="000000"/>
                <w:sz w:val="22"/>
                <w:szCs w:val="22"/>
              </w:rPr>
              <w:t>Booleano</w:t>
            </w:r>
          </w:p>
        </w:tc>
      </w:tr>
    </w:tbl>
    <w:p w14:paraId="642AFF77" w14:textId="77777777" w:rsidR="00794B61" w:rsidRDefault="00794B61" w:rsidP="00BA573D">
      <w:pPr>
        <w:pBdr>
          <w:top w:val="nil"/>
          <w:left w:val="nil"/>
          <w:bottom w:val="nil"/>
          <w:right w:val="nil"/>
          <w:between w:val="nil"/>
        </w:pBdr>
        <w:ind w:firstLine="709"/>
        <w:jc w:val="center"/>
        <w:rPr>
          <w:color w:val="000000"/>
        </w:rPr>
      </w:pPr>
    </w:p>
    <w:p w14:paraId="000000F1" w14:textId="411A0576" w:rsidR="00D1038E" w:rsidRDefault="00C73887" w:rsidP="006069A9">
      <w:pPr>
        <w:jc w:val="center"/>
      </w:pPr>
      <w:r w:rsidRPr="00A40943">
        <w:t xml:space="preserve">Fuente: Creación propia a partir del archivo ipynb </w:t>
      </w:r>
      <w:r>
        <w:t>“</w:t>
      </w:r>
      <w:r w:rsidRPr="005D51B7">
        <w:t>01_data_analitycs</w:t>
      </w:r>
      <w:r>
        <w:t xml:space="preserve">_T1” contenido en Github </w:t>
      </w:r>
      <w:sdt>
        <w:sdtPr>
          <w:id w:val="-2001650867"/>
          <w:citation/>
        </w:sdtPr>
        <w:sdtContent>
          <w:r>
            <w:fldChar w:fldCharType="begin"/>
          </w:r>
          <w:r w:rsidR="002821DF">
            <w:rPr>
              <w:lang w:val="es-MX"/>
            </w:rPr>
            <w:instrText xml:space="preserve">CITATION Pal24 \l 2058 </w:instrText>
          </w:r>
          <w:r>
            <w:fldChar w:fldCharType="separate"/>
          </w:r>
          <w:r w:rsidR="00251A70">
            <w:rPr>
              <w:noProof/>
              <w:lang w:val="es-MX"/>
            </w:rPr>
            <w:t>(Palma Enriquez &amp; Suárez Restrepo, 2024)</w:t>
          </w:r>
          <w:r>
            <w:fldChar w:fldCharType="end"/>
          </w:r>
        </w:sdtContent>
      </w:sdt>
      <w:r w:rsidR="000353D4">
        <w:t>.</w:t>
      </w:r>
    </w:p>
    <w:p w14:paraId="792BAB91" w14:textId="77777777" w:rsidR="00251A70" w:rsidRPr="006069A9" w:rsidRDefault="00251A70" w:rsidP="006069A9">
      <w:pPr>
        <w:jc w:val="center"/>
      </w:pPr>
    </w:p>
    <w:p w14:paraId="000000F2" w14:textId="77777777" w:rsidR="00D1038E" w:rsidRDefault="008E1079">
      <w:pPr>
        <w:pStyle w:val="Ttulo2"/>
        <w:numPr>
          <w:ilvl w:val="1"/>
          <w:numId w:val="7"/>
        </w:numPr>
      </w:pPr>
      <w:r>
        <w:t xml:space="preserve"> </w:t>
      </w:r>
      <w:bookmarkStart w:id="36" w:name="_Toc183124247"/>
      <w:r>
        <w:t>Analítica descriptiva</w:t>
      </w:r>
      <w:bookmarkEnd w:id="36"/>
    </w:p>
    <w:p w14:paraId="2B621965" w14:textId="77777777" w:rsidR="004A1B26" w:rsidRDefault="004A1B26">
      <w:pPr>
        <w:pBdr>
          <w:top w:val="nil"/>
          <w:left w:val="nil"/>
          <w:bottom w:val="nil"/>
          <w:right w:val="nil"/>
          <w:between w:val="nil"/>
        </w:pBdr>
        <w:ind w:firstLine="709"/>
        <w:rPr>
          <w:color w:val="000000"/>
        </w:rPr>
      </w:pPr>
    </w:p>
    <w:p w14:paraId="302E5C59" w14:textId="5604EAE4" w:rsidR="00BD08EF" w:rsidRDefault="004A1B26" w:rsidP="00BD08EF">
      <w:pPr>
        <w:pBdr>
          <w:top w:val="nil"/>
          <w:left w:val="nil"/>
          <w:bottom w:val="nil"/>
          <w:right w:val="nil"/>
          <w:between w:val="nil"/>
        </w:pBdr>
        <w:ind w:firstLine="709"/>
        <w:rPr>
          <w:color w:val="000000"/>
        </w:rPr>
      </w:pPr>
      <w:r w:rsidRPr="004A1B26">
        <w:rPr>
          <w:color w:val="000000"/>
        </w:rPr>
        <w:t xml:space="preserve">Este análisis exploratorio de los datos se hizo con el dataset llamado </w:t>
      </w:r>
      <w:r w:rsidR="000353D4">
        <w:rPr>
          <w:color w:val="000000"/>
        </w:rPr>
        <w:t>dataset_base.csv</w:t>
      </w:r>
      <w:r w:rsidRPr="004A1B26">
        <w:rPr>
          <w:color w:val="000000"/>
        </w:rPr>
        <w:t xml:space="preserve"> el cuál se encuentra en</w:t>
      </w:r>
      <w:r w:rsidR="000353D4">
        <w:rPr>
          <w:color w:val="000000"/>
        </w:rPr>
        <w:t xml:space="preserve"> </w:t>
      </w:r>
      <w:sdt>
        <w:sdtPr>
          <w:rPr>
            <w:color w:val="000000"/>
          </w:rPr>
          <w:id w:val="-1495564985"/>
          <w:citation/>
        </w:sdtPr>
        <w:sdtContent>
          <w:r w:rsidR="000353D4">
            <w:rPr>
              <w:color w:val="000000"/>
            </w:rPr>
            <w:fldChar w:fldCharType="begin"/>
          </w:r>
          <w:r w:rsidR="000353D4">
            <w:rPr>
              <w:color w:val="000000"/>
              <w:lang w:val="es-MX"/>
            </w:rPr>
            <w:instrText xml:space="preserve"> CITATION Pal24 \l 2058 </w:instrText>
          </w:r>
          <w:r w:rsidR="000353D4">
            <w:rPr>
              <w:color w:val="000000"/>
            </w:rPr>
            <w:fldChar w:fldCharType="separate"/>
          </w:r>
          <w:r w:rsidR="00251A70" w:rsidRPr="00251A70">
            <w:rPr>
              <w:noProof/>
              <w:color w:val="000000"/>
              <w:lang w:val="es-MX"/>
            </w:rPr>
            <w:t>(Palma Enriquez &amp; Suárez Restrepo, 2024)</w:t>
          </w:r>
          <w:r w:rsidR="000353D4">
            <w:rPr>
              <w:color w:val="000000"/>
            </w:rPr>
            <w:fldChar w:fldCharType="end"/>
          </w:r>
        </w:sdtContent>
      </w:sdt>
      <w:r w:rsidRPr="004A1B26">
        <w:rPr>
          <w:color w:val="000000"/>
        </w:rPr>
        <w:t xml:space="preserve">. Este dataset </w:t>
      </w:r>
      <w:r w:rsidR="00137CB7">
        <w:rPr>
          <w:color w:val="000000"/>
        </w:rPr>
        <w:t xml:space="preserve">(df) </w:t>
      </w:r>
      <w:r w:rsidRPr="004A1B26">
        <w:rPr>
          <w:color w:val="000000"/>
        </w:rPr>
        <w:t>está categorizado con la variable hasAccident la que para este caso de estudio es la variable de salida que indica si la eventualidad t</w:t>
      </w:r>
      <w:r w:rsidR="00BD08EF">
        <w:rPr>
          <w:color w:val="000000"/>
        </w:rPr>
        <w:t>uvo o no un incidente asociado.</w:t>
      </w:r>
    </w:p>
    <w:p w14:paraId="2D1B4FFF" w14:textId="77777777" w:rsidR="006069A9" w:rsidRPr="004A1B26" w:rsidRDefault="006069A9" w:rsidP="00BD08EF">
      <w:pPr>
        <w:pBdr>
          <w:top w:val="nil"/>
          <w:left w:val="nil"/>
          <w:bottom w:val="nil"/>
          <w:right w:val="nil"/>
          <w:between w:val="nil"/>
        </w:pBdr>
        <w:ind w:firstLine="709"/>
        <w:rPr>
          <w:color w:val="000000"/>
        </w:rPr>
      </w:pPr>
    </w:p>
    <w:p w14:paraId="7EC9F5E0" w14:textId="6255C767" w:rsidR="004A1B26" w:rsidRDefault="004A1B26" w:rsidP="004A1B26">
      <w:pPr>
        <w:pBdr>
          <w:top w:val="nil"/>
          <w:left w:val="nil"/>
          <w:bottom w:val="nil"/>
          <w:right w:val="nil"/>
          <w:between w:val="nil"/>
        </w:pBdr>
        <w:ind w:firstLine="709"/>
        <w:rPr>
          <w:color w:val="000000"/>
        </w:rPr>
      </w:pPr>
      <w:r w:rsidRPr="004A1B26">
        <w:rPr>
          <w:color w:val="000000"/>
        </w:rPr>
        <w:t>Al hacer el análisis de la distribución de la variable de sali</w:t>
      </w:r>
      <w:r w:rsidR="000353D4">
        <w:rPr>
          <w:color w:val="000000"/>
        </w:rPr>
        <w:t>da hasAccident se obtuvo que 99,</w:t>
      </w:r>
      <w:r w:rsidRPr="004A1B26">
        <w:rPr>
          <w:color w:val="000000"/>
        </w:rPr>
        <w:t>4% de los datos hacen referencia a los eventos que no termina</w:t>
      </w:r>
      <w:r w:rsidR="000353D4">
        <w:rPr>
          <w:color w:val="000000"/>
        </w:rPr>
        <w:t>ron en incidente (False) y un 0,</w:t>
      </w:r>
      <w:r w:rsidRPr="004A1B26">
        <w:rPr>
          <w:color w:val="000000"/>
        </w:rPr>
        <w:t>6% a los que sí tienen un incidente asociado (True), este desbalance se puede ver más claramente a la izquierda de la</w:t>
      </w:r>
      <w:r w:rsidR="000353D4">
        <w:rPr>
          <w:color w:val="000000"/>
        </w:rPr>
        <w:t xml:space="preserve"> </w:t>
      </w:r>
      <w:r w:rsidR="000353D4">
        <w:rPr>
          <w:color w:val="000000"/>
        </w:rPr>
        <w:fldChar w:fldCharType="begin"/>
      </w:r>
      <w:r w:rsidR="000353D4">
        <w:rPr>
          <w:color w:val="000000"/>
        </w:rPr>
        <w:instrText xml:space="preserve"> REF _Ref183119497 \h </w:instrText>
      </w:r>
      <w:r w:rsidR="000353D4">
        <w:rPr>
          <w:color w:val="000000"/>
        </w:rPr>
      </w:r>
      <w:r w:rsidR="000353D4">
        <w:rPr>
          <w:color w:val="000000"/>
        </w:rPr>
        <w:fldChar w:fldCharType="separate"/>
      </w:r>
      <w:r w:rsidR="000353D4">
        <w:rPr>
          <w:color w:val="000000"/>
        </w:rPr>
        <w:fldChar w:fldCharType="end"/>
      </w:r>
      <w:r w:rsidR="000353D4">
        <w:rPr>
          <w:color w:val="000000"/>
        </w:rPr>
        <w:fldChar w:fldCharType="begin"/>
      </w:r>
      <w:r w:rsidR="000353D4">
        <w:rPr>
          <w:color w:val="000000"/>
        </w:rPr>
        <w:instrText xml:space="preserve"> REF _Ref183119478 \h </w:instrText>
      </w:r>
      <w:r w:rsidR="000353D4">
        <w:rPr>
          <w:color w:val="000000"/>
        </w:rPr>
      </w:r>
      <w:r w:rsidR="000353D4">
        <w:rPr>
          <w:color w:val="000000"/>
        </w:rPr>
        <w:fldChar w:fldCharType="separate"/>
      </w:r>
      <w:r w:rsidR="000353D4" w:rsidRPr="000353D4">
        <w:rPr>
          <w:b/>
        </w:rPr>
        <w:t xml:space="preserve">Figura </w:t>
      </w:r>
      <w:r w:rsidR="000353D4" w:rsidRPr="000353D4">
        <w:rPr>
          <w:b/>
          <w:noProof/>
        </w:rPr>
        <w:t>3</w:t>
      </w:r>
      <w:r w:rsidR="000353D4">
        <w:rPr>
          <w:color w:val="000000"/>
        </w:rPr>
        <w:fldChar w:fldCharType="end"/>
      </w:r>
      <w:r w:rsidRPr="004A1B26">
        <w:rPr>
          <w:color w:val="000000"/>
        </w:rPr>
        <w:t>, este resultado genera gran incertidumbre sobre los datos ya que el desbalance podría influir en los modelos predictivo, sesgando las predicciones hacia eventualidades sin incidentes</w:t>
      </w:r>
      <w:r w:rsidR="000353D4">
        <w:rPr>
          <w:color w:val="000000"/>
        </w:rPr>
        <w:t xml:space="preserve"> </w:t>
      </w:r>
      <w:sdt>
        <w:sdtPr>
          <w:rPr>
            <w:color w:val="000000"/>
          </w:rPr>
          <w:id w:val="32158412"/>
          <w:citation/>
        </w:sdtPr>
        <w:sdtContent>
          <w:r w:rsidR="000353D4">
            <w:rPr>
              <w:color w:val="000000"/>
            </w:rPr>
            <w:fldChar w:fldCharType="begin"/>
          </w:r>
          <w:r w:rsidR="000353D4">
            <w:rPr>
              <w:color w:val="000000"/>
              <w:lang w:val="es-MX"/>
            </w:rPr>
            <w:instrText xml:space="preserve">CITATION Cho18 \l 2058 </w:instrText>
          </w:r>
          <w:r w:rsidR="000353D4">
            <w:rPr>
              <w:color w:val="000000"/>
            </w:rPr>
            <w:fldChar w:fldCharType="separate"/>
          </w:r>
          <w:r w:rsidR="00251A70" w:rsidRPr="00251A70">
            <w:rPr>
              <w:noProof/>
              <w:color w:val="000000"/>
              <w:lang w:val="es-MX"/>
            </w:rPr>
            <w:t>(Chollet, 2018)</w:t>
          </w:r>
          <w:r w:rsidR="000353D4">
            <w:rPr>
              <w:color w:val="000000"/>
            </w:rPr>
            <w:fldChar w:fldCharType="end"/>
          </w:r>
        </w:sdtContent>
      </w:sdt>
      <w:r w:rsidRPr="004A1B26">
        <w:rPr>
          <w:color w:val="000000"/>
        </w:rPr>
        <w:t xml:space="preserve">. A la derecha de la </w:t>
      </w:r>
      <w:r w:rsidR="000353D4">
        <w:rPr>
          <w:color w:val="000000"/>
        </w:rPr>
        <w:fldChar w:fldCharType="begin"/>
      </w:r>
      <w:r w:rsidR="000353D4">
        <w:rPr>
          <w:color w:val="000000"/>
        </w:rPr>
        <w:instrText xml:space="preserve"> REF _Ref183119478 \h </w:instrText>
      </w:r>
      <w:r w:rsidR="000353D4">
        <w:rPr>
          <w:color w:val="000000"/>
        </w:rPr>
      </w:r>
      <w:r w:rsidR="000353D4">
        <w:rPr>
          <w:color w:val="000000"/>
        </w:rPr>
        <w:fldChar w:fldCharType="separate"/>
      </w:r>
      <w:r w:rsidR="000353D4" w:rsidRPr="000353D4">
        <w:rPr>
          <w:b/>
        </w:rPr>
        <w:t xml:space="preserve">Figura </w:t>
      </w:r>
      <w:r w:rsidR="000353D4" w:rsidRPr="000353D4">
        <w:rPr>
          <w:b/>
          <w:noProof/>
        </w:rPr>
        <w:t>3</w:t>
      </w:r>
      <w:r w:rsidR="000353D4">
        <w:rPr>
          <w:color w:val="000000"/>
        </w:rPr>
        <w:fldChar w:fldCharType="end"/>
      </w:r>
      <w:r w:rsidR="000353D4">
        <w:rPr>
          <w:color w:val="000000"/>
        </w:rPr>
        <w:t xml:space="preserve"> </w:t>
      </w:r>
      <w:r w:rsidRPr="004A1B26">
        <w:rPr>
          <w:color w:val="000000"/>
        </w:rPr>
        <w:t>se observa el resultado de  realizar un balanceo de los datos</w:t>
      </w:r>
      <w:r w:rsidR="00137CB7">
        <w:rPr>
          <w:color w:val="000000"/>
        </w:rPr>
        <w:t xml:space="preserve"> (df_balanced)</w:t>
      </w:r>
      <w:r w:rsidRPr="004A1B26">
        <w:rPr>
          <w:color w:val="000000"/>
        </w:rPr>
        <w:t xml:space="preserve"> usando técnicas de </w:t>
      </w:r>
      <w:r w:rsidR="000353D4" w:rsidRPr="004A1B26">
        <w:rPr>
          <w:color w:val="000000"/>
        </w:rPr>
        <w:t>sobre muestreo</w:t>
      </w:r>
      <w:r w:rsidRPr="004A1B26">
        <w:rPr>
          <w:color w:val="000000"/>
        </w:rPr>
        <w:t xml:space="preserve"> que se encargan de generar datos sintéticos, esto se hace con el objetivo de comparar la diferencia entre lo resultados del </w:t>
      </w:r>
      <w:r w:rsidR="000353D4" w:rsidRPr="004A1B26">
        <w:rPr>
          <w:color w:val="000000"/>
        </w:rPr>
        <w:t>Dataset</w:t>
      </w:r>
      <w:r w:rsidRPr="004A1B26">
        <w:rPr>
          <w:color w:val="000000"/>
        </w:rPr>
        <w:t xml:space="preserve"> balanceado y el desbalanceado.</w:t>
      </w:r>
    </w:p>
    <w:p w14:paraId="393D7C52" w14:textId="77777777" w:rsidR="000353D4" w:rsidRDefault="000353D4" w:rsidP="004A1B26">
      <w:pPr>
        <w:pBdr>
          <w:top w:val="nil"/>
          <w:left w:val="nil"/>
          <w:bottom w:val="nil"/>
          <w:right w:val="nil"/>
          <w:between w:val="nil"/>
        </w:pBdr>
        <w:ind w:firstLine="709"/>
        <w:rPr>
          <w:color w:val="000000"/>
        </w:rPr>
      </w:pPr>
    </w:p>
    <w:p w14:paraId="06D72EF5" w14:textId="4CE18435" w:rsidR="000353D4" w:rsidRPr="004A1B26" w:rsidRDefault="000353D4" w:rsidP="00251A70">
      <w:pPr>
        <w:pStyle w:val="Descripcin"/>
        <w:rPr>
          <w:color w:val="000000"/>
        </w:rPr>
      </w:pPr>
      <w:bookmarkStart w:id="37" w:name="_Ref183119354"/>
      <w:bookmarkStart w:id="38" w:name="_Ref183119478"/>
      <w:r w:rsidRPr="000353D4">
        <w:rPr>
          <w:b/>
        </w:rPr>
        <w:t xml:space="preserve">Figura </w:t>
      </w:r>
      <w:r w:rsidR="00137CB7">
        <w:rPr>
          <w:b/>
        </w:rPr>
        <w:fldChar w:fldCharType="begin"/>
      </w:r>
      <w:r w:rsidR="00137CB7">
        <w:rPr>
          <w:b/>
        </w:rPr>
        <w:instrText xml:space="preserve"> SEQ Figura \* ARABIC </w:instrText>
      </w:r>
      <w:r w:rsidR="00137CB7">
        <w:rPr>
          <w:b/>
        </w:rPr>
        <w:fldChar w:fldCharType="separate"/>
      </w:r>
      <w:r w:rsidR="00316AF6">
        <w:rPr>
          <w:b/>
          <w:noProof/>
        </w:rPr>
        <w:t>3</w:t>
      </w:r>
      <w:r w:rsidR="00137CB7">
        <w:rPr>
          <w:b/>
        </w:rPr>
        <w:fldChar w:fldCharType="end"/>
      </w:r>
      <w:bookmarkEnd w:id="38"/>
      <w:r>
        <w:t xml:space="preserve"> Distribución variable de salida</w:t>
      </w:r>
      <w:bookmarkEnd w:id="37"/>
    </w:p>
    <w:p w14:paraId="24EA9042" w14:textId="4C4CCC11" w:rsidR="004A1B26" w:rsidRDefault="000353D4" w:rsidP="004A1B26">
      <w:pPr>
        <w:pBdr>
          <w:top w:val="nil"/>
          <w:left w:val="nil"/>
          <w:bottom w:val="nil"/>
          <w:right w:val="nil"/>
          <w:between w:val="nil"/>
        </w:pBdr>
        <w:ind w:firstLine="709"/>
        <w:rPr>
          <w:color w:val="000000"/>
        </w:rPr>
      </w:pPr>
      <w:r>
        <w:rPr>
          <w:noProof/>
          <w:color w:val="000000"/>
          <w:bdr w:val="none" w:sz="0" w:space="0" w:color="auto" w:frame="1"/>
        </w:rPr>
        <w:drawing>
          <wp:inline distT="0" distB="0" distL="0" distR="0" wp14:anchorId="0056EE51" wp14:editId="6E870161">
            <wp:extent cx="5734050" cy="1993900"/>
            <wp:effectExtent l="0" t="0" r="0" b="6350"/>
            <wp:docPr id="3" name="Imagen 3" descr="https://lh7-rt.googleusercontent.com/docsz/AD_4nXdh9OWobKJL8P-XeH1rAF-H0GSc0nIn7PHRS_6N6ame39iAVPeLF7XfNygLaqO4c7nLQxs2HflbeQQSdCgNI8fEORPEBYlVU-CNiAby89scC5PfjOiCK1BqyPhGOsahxGtOzB3c02q_t1oPDUpw5jE?key=EigpHffdU45hQ0iP8m0gvX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dh9OWobKJL8P-XeH1rAF-H0GSc0nIn7PHRS_6N6ame39iAVPeLF7XfNygLaqO4c7nLQxs2HflbeQQSdCgNI8fEORPEBYlVU-CNiAby89scC5PfjOiCK1BqyPhGOsahxGtOzB3c02q_t1oPDUpw5jE?key=EigpHffdU45hQ0iP8m0gvXa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1993900"/>
                    </a:xfrm>
                    <a:prstGeom prst="rect">
                      <a:avLst/>
                    </a:prstGeom>
                    <a:noFill/>
                    <a:ln>
                      <a:noFill/>
                    </a:ln>
                  </pic:spPr>
                </pic:pic>
              </a:graphicData>
            </a:graphic>
          </wp:inline>
        </w:drawing>
      </w:r>
    </w:p>
    <w:p w14:paraId="6CF686B7" w14:textId="77777777" w:rsidR="000353D4" w:rsidRDefault="000353D4" w:rsidP="004A1B26">
      <w:pPr>
        <w:pBdr>
          <w:top w:val="nil"/>
          <w:left w:val="nil"/>
          <w:bottom w:val="nil"/>
          <w:right w:val="nil"/>
          <w:between w:val="nil"/>
        </w:pBdr>
        <w:ind w:firstLine="709"/>
        <w:rPr>
          <w:color w:val="000000"/>
        </w:rPr>
      </w:pPr>
    </w:p>
    <w:p w14:paraId="71D8BA51" w14:textId="313CA8B5" w:rsidR="000353D4" w:rsidRDefault="000353D4" w:rsidP="000353D4">
      <w:pPr>
        <w:jc w:val="center"/>
      </w:pPr>
      <w:r w:rsidRPr="00A40943">
        <w:t xml:space="preserve">Fuente: Creación propia a partir del archivo ipynb </w:t>
      </w:r>
      <w:r>
        <w:t>“</w:t>
      </w:r>
      <w:r w:rsidRPr="005D51B7">
        <w:t>01_data_analitycs</w:t>
      </w:r>
      <w:r>
        <w:t xml:space="preserve">_T1” contenido en Github </w:t>
      </w:r>
      <w:sdt>
        <w:sdtPr>
          <w:id w:val="-89395498"/>
          <w:citation/>
        </w:sdtPr>
        <w:sdtContent>
          <w:r>
            <w:fldChar w:fldCharType="begin"/>
          </w:r>
          <w:r>
            <w:rPr>
              <w:lang w:val="es-MX"/>
            </w:rPr>
            <w:instrText xml:space="preserve">CITATION Pal24 \l 2058 </w:instrText>
          </w:r>
          <w:r>
            <w:fldChar w:fldCharType="separate"/>
          </w:r>
          <w:r w:rsidR="00251A70">
            <w:rPr>
              <w:noProof/>
              <w:lang w:val="es-MX"/>
            </w:rPr>
            <w:t>(Palma Enriquez &amp; Suárez Restrepo, 2024)</w:t>
          </w:r>
          <w:r>
            <w:fldChar w:fldCharType="end"/>
          </w:r>
        </w:sdtContent>
      </w:sdt>
      <w:r>
        <w:t>.</w:t>
      </w:r>
    </w:p>
    <w:p w14:paraId="55ACED72" w14:textId="77777777" w:rsidR="004A1B26" w:rsidRPr="004A1B26" w:rsidRDefault="004A1B26" w:rsidP="00137CB7">
      <w:pPr>
        <w:pBdr>
          <w:top w:val="nil"/>
          <w:left w:val="nil"/>
          <w:bottom w:val="nil"/>
          <w:right w:val="nil"/>
          <w:between w:val="nil"/>
        </w:pBdr>
        <w:rPr>
          <w:color w:val="000000"/>
        </w:rPr>
      </w:pPr>
    </w:p>
    <w:p w14:paraId="422B9B2B" w14:textId="31ECD991" w:rsidR="00137CB7" w:rsidRDefault="004A1B26" w:rsidP="00316AF6">
      <w:pPr>
        <w:pBdr>
          <w:top w:val="nil"/>
          <w:left w:val="nil"/>
          <w:bottom w:val="nil"/>
          <w:right w:val="nil"/>
          <w:between w:val="nil"/>
        </w:pBdr>
        <w:ind w:firstLine="709"/>
        <w:rPr>
          <w:color w:val="000000"/>
        </w:rPr>
      </w:pPr>
      <w:r w:rsidRPr="004A1B26">
        <w:rPr>
          <w:color w:val="000000"/>
        </w:rPr>
        <w:t xml:space="preserve">Mediante el análisis entre las variables numéricas de df y df_balanced se reconoce que los datos </w:t>
      </w:r>
      <w:r w:rsidR="00137CB7">
        <w:rPr>
          <w:color w:val="000000"/>
        </w:rPr>
        <w:t>con las menores correlaciones,</w:t>
      </w:r>
      <w:r w:rsidRPr="004A1B26">
        <w:rPr>
          <w:color w:val="000000"/>
        </w:rPr>
        <w:t xml:space="preserve"> aumentan su significancia </w:t>
      </w:r>
      <w:r w:rsidR="00137CB7">
        <w:rPr>
          <w:color w:val="000000"/>
        </w:rPr>
        <w:t>después del balanceo</w:t>
      </w:r>
      <w:r w:rsidR="00744570">
        <w:rPr>
          <w:color w:val="000000"/>
        </w:rPr>
        <w:t>. S</w:t>
      </w:r>
      <w:r w:rsidRPr="004A1B26">
        <w:rPr>
          <w:color w:val="000000"/>
        </w:rPr>
        <w:t>e g</w:t>
      </w:r>
      <w:r w:rsidR="00744570">
        <w:rPr>
          <w:color w:val="000000"/>
        </w:rPr>
        <w:t xml:space="preserve">enera </w:t>
      </w:r>
      <w:r w:rsidRPr="004A1B26">
        <w:rPr>
          <w:color w:val="000000"/>
        </w:rPr>
        <w:t xml:space="preserve">una matriz de correlación </w:t>
      </w:r>
      <w:r w:rsidR="00744570">
        <w:rPr>
          <w:color w:val="000000"/>
        </w:rPr>
        <w:t xml:space="preserve">mostrada en </w:t>
      </w:r>
      <w:r w:rsidRPr="004A1B26">
        <w:rPr>
          <w:color w:val="000000"/>
        </w:rPr>
        <w:t xml:space="preserve"> </w:t>
      </w:r>
      <w:r w:rsidR="00744570">
        <w:rPr>
          <w:color w:val="000000"/>
        </w:rPr>
        <w:t xml:space="preserve">la </w:t>
      </w:r>
      <w:r w:rsidR="00744570">
        <w:rPr>
          <w:color w:val="000000"/>
        </w:rPr>
        <w:fldChar w:fldCharType="begin"/>
      </w:r>
      <w:r w:rsidR="00744570">
        <w:rPr>
          <w:color w:val="000000"/>
        </w:rPr>
        <w:instrText xml:space="preserve"> REF _Ref183120620 \h </w:instrText>
      </w:r>
      <w:r w:rsidR="00744570">
        <w:rPr>
          <w:color w:val="000000"/>
        </w:rPr>
      </w:r>
      <w:r w:rsidR="00744570">
        <w:rPr>
          <w:color w:val="000000"/>
        </w:rPr>
        <w:fldChar w:fldCharType="separate"/>
      </w:r>
      <w:r w:rsidR="00744570" w:rsidRPr="00137CB7">
        <w:rPr>
          <w:b/>
        </w:rPr>
        <w:t xml:space="preserve">Figura </w:t>
      </w:r>
      <w:r w:rsidR="00744570" w:rsidRPr="00137CB7">
        <w:rPr>
          <w:b/>
          <w:noProof/>
        </w:rPr>
        <w:t>4</w:t>
      </w:r>
      <w:r w:rsidR="00744570">
        <w:rPr>
          <w:color w:val="000000"/>
        </w:rPr>
        <w:fldChar w:fldCharType="end"/>
      </w:r>
      <w:r w:rsidR="00744570">
        <w:rPr>
          <w:color w:val="000000"/>
        </w:rPr>
        <w:t xml:space="preserve">, en la que se evidencia que hay una </w:t>
      </w:r>
      <w:r w:rsidR="00316AF6">
        <w:rPr>
          <w:color w:val="000000"/>
        </w:rPr>
        <w:t>correlación</w:t>
      </w:r>
      <w:r w:rsidR="00744570">
        <w:rPr>
          <w:color w:val="000000"/>
        </w:rPr>
        <w:t xml:space="preserve"> </w:t>
      </w:r>
      <w:r w:rsidR="00316AF6">
        <w:rPr>
          <w:color w:val="000000"/>
        </w:rPr>
        <w:t>relativamente significativa entre los</w:t>
      </w:r>
      <w:r w:rsidRPr="004A1B26">
        <w:rPr>
          <w:color w:val="000000"/>
        </w:rPr>
        <w:t xml:space="preserve"> heridos y fallecidos</w:t>
      </w:r>
      <w:r w:rsidR="00316AF6">
        <w:rPr>
          <w:color w:val="000000"/>
        </w:rPr>
        <w:t xml:space="preserve"> en df</w:t>
      </w:r>
      <w:r w:rsidRPr="004A1B26">
        <w:rPr>
          <w:color w:val="000000"/>
        </w:rPr>
        <w:t xml:space="preserve">, sin embargo, </w:t>
      </w:r>
      <w:r w:rsidR="00316AF6">
        <w:rPr>
          <w:color w:val="000000"/>
        </w:rPr>
        <w:t>esta correlación tiene una reducción en df_balanced</w:t>
      </w:r>
      <w:r w:rsidRPr="004A1B26">
        <w:rPr>
          <w:color w:val="000000"/>
        </w:rPr>
        <w:t>.</w:t>
      </w:r>
    </w:p>
    <w:p w14:paraId="2BCD5EC0" w14:textId="77777777" w:rsidR="00137CB7" w:rsidRDefault="00137CB7" w:rsidP="004A1B26">
      <w:pPr>
        <w:pBdr>
          <w:top w:val="nil"/>
          <w:left w:val="nil"/>
          <w:bottom w:val="nil"/>
          <w:right w:val="nil"/>
          <w:between w:val="nil"/>
        </w:pBdr>
        <w:ind w:firstLine="709"/>
        <w:rPr>
          <w:color w:val="000000"/>
        </w:rPr>
      </w:pPr>
    </w:p>
    <w:p w14:paraId="0B4BBD80" w14:textId="0E9EE8A5" w:rsidR="00137CB7" w:rsidRDefault="00137CB7" w:rsidP="00137CB7">
      <w:pPr>
        <w:pStyle w:val="Descripcin"/>
        <w:keepNext/>
      </w:pPr>
      <w:bookmarkStart w:id="39" w:name="_Ref183120620"/>
      <w:r w:rsidRPr="00137CB7">
        <w:rPr>
          <w:b/>
        </w:rPr>
        <w:t xml:space="preserve">Figura </w:t>
      </w:r>
      <w:r w:rsidRPr="00137CB7">
        <w:rPr>
          <w:b/>
        </w:rPr>
        <w:fldChar w:fldCharType="begin"/>
      </w:r>
      <w:r w:rsidRPr="00137CB7">
        <w:rPr>
          <w:b/>
        </w:rPr>
        <w:instrText xml:space="preserve"> SEQ Figura \* ARABIC </w:instrText>
      </w:r>
      <w:r w:rsidRPr="00137CB7">
        <w:rPr>
          <w:b/>
        </w:rPr>
        <w:fldChar w:fldCharType="separate"/>
      </w:r>
      <w:r w:rsidR="00316AF6">
        <w:rPr>
          <w:b/>
          <w:noProof/>
        </w:rPr>
        <w:t>4</w:t>
      </w:r>
      <w:r w:rsidRPr="00137CB7">
        <w:rPr>
          <w:b/>
        </w:rPr>
        <w:fldChar w:fldCharType="end"/>
      </w:r>
      <w:bookmarkEnd w:id="39"/>
      <w:r>
        <w:t xml:space="preserve"> Matriz correlación df(izq)  y df_balanced(der)</w:t>
      </w:r>
    </w:p>
    <w:p w14:paraId="00B8B7F5" w14:textId="77777777" w:rsidR="00137CB7" w:rsidRDefault="00137CB7" w:rsidP="00137CB7">
      <w:pPr>
        <w:pBdr>
          <w:top w:val="nil"/>
          <w:left w:val="nil"/>
          <w:bottom w:val="nil"/>
          <w:right w:val="nil"/>
          <w:between w:val="nil"/>
        </w:pBdr>
        <w:ind w:firstLine="709"/>
        <w:jc w:val="center"/>
        <w:rPr>
          <w:color w:val="000000"/>
        </w:rPr>
      </w:pPr>
      <w:r>
        <w:rPr>
          <w:noProof/>
          <w:color w:val="000000"/>
          <w:bdr w:val="none" w:sz="0" w:space="0" w:color="auto" w:frame="1"/>
        </w:rPr>
        <w:drawing>
          <wp:inline distT="0" distB="0" distL="0" distR="0" wp14:anchorId="018DCEB6" wp14:editId="708606F0">
            <wp:extent cx="5270500" cy="2668891"/>
            <wp:effectExtent l="0" t="0" r="6350" b="0"/>
            <wp:docPr id="4" name="Imagen 4" descr="https://lh7-rt.googleusercontent.com/docsz/AD_4nXdHeLrV_dHz-qLymkmsXs42-tRmTikkFnCGo1o-4A9kQtW7vRq1f4wXbsjGjekmEdj_pqdlbLYvd3ZOgHihAeoiCyjMpHUdYCMOrZpRUeuugrMdRW8KWcTP-NOslgvNjYU3_48Uvj9bhOnIvEQ_uB0?key=EigpHffdU45hQ0iP8m0gvX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dHeLrV_dHz-qLymkmsXs42-tRmTikkFnCGo1o-4A9kQtW7vRq1f4wXbsjGjekmEdj_pqdlbLYvd3ZOgHihAeoiCyjMpHUdYCMOrZpRUeuugrMdRW8KWcTP-NOslgvNjYU3_48Uvj9bhOnIvEQ_uB0?key=EigpHffdU45hQ0iP8m0gvX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3653" cy="2675552"/>
                    </a:xfrm>
                    <a:prstGeom prst="rect">
                      <a:avLst/>
                    </a:prstGeom>
                    <a:noFill/>
                    <a:ln>
                      <a:noFill/>
                    </a:ln>
                  </pic:spPr>
                </pic:pic>
              </a:graphicData>
            </a:graphic>
          </wp:inline>
        </w:drawing>
      </w:r>
    </w:p>
    <w:p w14:paraId="41700FA6" w14:textId="77777777" w:rsidR="00316AF6" w:rsidRDefault="00316AF6" w:rsidP="00316AF6">
      <w:pPr>
        <w:jc w:val="center"/>
      </w:pPr>
      <w:r w:rsidRPr="00A40943">
        <w:t xml:space="preserve">Fuente: Creación propia a partir del archivo ipynb </w:t>
      </w:r>
      <w:r>
        <w:t>“</w:t>
      </w:r>
      <w:r w:rsidRPr="005D51B7">
        <w:t>01_data_analitycs</w:t>
      </w:r>
      <w:r>
        <w:t xml:space="preserve">_T1” contenido en Github </w:t>
      </w:r>
      <w:sdt>
        <w:sdtPr>
          <w:id w:val="-434436187"/>
          <w:citation/>
        </w:sdtPr>
        <w:sdtContent>
          <w:r>
            <w:fldChar w:fldCharType="begin"/>
          </w:r>
          <w:r>
            <w:rPr>
              <w:lang w:val="es-MX"/>
            </w:rPr>
            <w:instrText xml:space="preserve">CITATION Pal24 \l 2058 </w:instrText>
          </w:r>
          <w:r>
            <w:fldChar w:fldCharType="separate"/>
          </w:r>
          <w:r w:rsidR="00251A70">
            <w:rPr>
              <w:noProof/>
              <w:lang w:val="es-MX"/>
            </w:rPr>
            <w:t>(Palma Enriquez &amp; Suárez Restrepo, 2024)</w:t>
          </w:r>
          <w:r>
            <w:fldChar w:fldCharType="end"/>
          </w:r>
        </w:sdtContent>
      </w:sdt>
      <w:r>
        <w:t>.</w:t>
      </w:r>
    </w:p>
    <w:p w14:paraId="54B77A1B" w14:textId="77777777" w:rsidR="00316AF6" w:rsidRDefault="00316AF6" w:rsidP="00137CB7">
      <w:pPr>
        <w:pBdr>
          <w:top w:val="nil"/>
          <w:left w:val="nil"/>
          <w:bottom w:val="nil"/>
          <w:right w:val="nil"/>
          <w:between w:val="nil"/>
        </w:pBdr>
        <w:ind w:firstLine="709"/>
        <w:jc w:val="center"/>
        <w:rPr>
          <w:color w:val="000000"/>
        </w:rPr>
      </w:pPr>
    </w:p>
    <w:p w14:paraId="1DD442AA" w14:textId="77777777" w:rsidR="00316AF6" w:rsidRDefault="00316AF6" w:rsidP="00137CB7">
      <w:pPr>
        <w:pBdr>
          <w:top w:val="nil"/>
          <w:left w:val="nil"/>
          <w:bottom w:val="nil"/>
          <w:right w:val="nil"/>
          <w:between w:val="nil"/>
        </w:pBdr>
        <w:ind w:firstLine="709"/>
        <w:jc w:val="center"/>
        <w:rPr>
          <w:color w:val="000000"/>
        </w:rPr>
      </w:pPr>
    </w:p>
    <w:p w14:paraId="42B65294" w14:textId="1108CC22" w:rsidR="00316AF6" w:rsidRDefault="00316AF6" w:rsidP="00FA37F9">
      <w:pPr>
        <w:pBdr>
          <w:top w:val="nil"/>
          <w:left w:val="nil"/>
          <w:bottom w:val="nil"/>
          <w:right w:val="nil"/>
          <w:between w:val="nil"/>
        </w:pBdr>
        <w:ind w:firstLine="709"/>
      </w:pPr>
      <w:r>
        <w:rPr>
          <w:color w:val="000000"/>
        </w:rPr>
        <w:t xml:space="preserve">En la  </w:t>
      </w:r>
      <w:r>
        <w:rPr>
          <w:color w:val="000000"/>
        </w:rPr>
        <w:fldChar w:fldCharType="begin"/>
      </w:r>
      <w:r>
        <w:rPr>
          <w:color w:val="000000"/>
        </w:rPr>
        <w:instrText xml:space="preserve"> REF _Ref183121347 \h </w:instrText>
      </w:r>
      <w:r>
        <w:rPr>
          <w:color w:val="000000"/>
        </w:rPr>
      </w:r>
      <w:r>
        <w:rPr>
          <w:color w:val="000000"/>
        </w:rPr>
        <w:fldChar w:fldCharType="separate"/>
      </w:r>
      <w:r w:rsidRPr="00316AF6">
        <w:rPr>
          <w:b/>
        </w:rPr>
        <w:t xml:space="preserve">Figura </w:t>
      </w:r>
      <w:r w:rsidRPr="00316AF6">
        <w:rPr>
          <w:b/>
          <w:noProof/>
        </w:rPr>
        <w:t>5</w:t>
      </w:r>
      <w:r>
        <w:rPr>
          <w:color w:val="000000"/>
        </w:rPr>
        <w:fldChar w:fldCharType="end"/>
      </w:r>
      <w:r>
        <w:rPr>
          <w:color w:val="000000"/>
        </w:rPr>
        <w:t xml:space="preserve"> se muestran las frecuencias de las variables categóricas </w:t>
      </w:r>
      <w:r w:rsidR="00573FE1">
        <w:rPr>
          <w:color w:val="000000"/>
        </w:rPr>
        <w:t xml:space="preserve">en el Dataset desbalanceado df, donde se obtiene que </w:t>
      </w:r>
      <w:r w:rsidR="00573FE1" w:rsidRPr="00316AF6">
        <w:rPr>
          <w:color w:val="000000"/>
        </w:rPr>
        <w:t>el departamento con más incidencias es Bogotá</w:t>
      </w:r>
      <w:r w:rsidR="00573FE1">
        <w:rPr>
          <w:color w:val="000000"/>
        </w:rPr>
        <w:t>, lo que puede verse explicado porque es el departamento</w:t>
      </w:r>
      <w:r w:rsidR="00573FE1" w:rsidRPr="00316AF6">
        <w:rPr>
          <w:color w:val="000000"/>
        </w:rPr>
        <w:t xml:space="preserve"> donde más se concentran las rutas primarias</w:t>
      </w:r>
      <w:r w:rsidR="00573FE1">
        <w:rPr>
          <w:color w:val="000000"/>
        </w:rPr>
        <w:t xml:space="preserve">. También se evidencia que la mayoría de eventos se clasifican como aceleración brusca. Luego vemos que la mayoría de incidentes no tienen victimas (lesionados o fatales). Es importante notar </w:t>
      </w:r>
      <w:r w:rsidR="00573FE1">
        <w:rPr>
          <w:color w:val="000000"/>
        </w:rPr>
        <w:lastRenderedPageBreak/>
        <w:t xml:space="preserve">que el comportamiento de las variables categóricas en el Dataset balanceado df_balanced, son muy similares a este. Lo que se evidencia en el </w:t>
      </w:r>
      <w:r w:rsidR="00573FE1" w:rsidRPr="00A40943">
        <w:t xml:space="preserve">archivo ipynb </w:t>
      </w:r>
      <w:r w:rsidR="00573FE1">
        <w:t>“</w:t>
      </w:r>
      <w:r w:rsidR="00573FE1" w:rsidRPr="005D51B7">
        <w:t>01_data_analitycs</w:t>
      </w:r>
      <w:r w:rsidR="00573FE1">
        <w:t>_T1”</w:t>
      </w:r>
      <w:sdt>
        <w:sdtPr>
          <w:id w:val="751235326"/>
          <w:citation/>
        </w:sdtPr>
        <w:sdtContent>
          <w:r w:rsidR="00573FE1">
            <w:fldChar w:fldCharType="begin"/>
          </w:r>
          <w:r w:rsidR="00573FE1">
            <w:rPr>
              <w:lang w:val="es-MX"/>
            </w:rPr>
            <w:instrText xml:space="preserve"> CITATION Pal24 \l 2058 </w:instrText>
          </w:r>
          <w:r w:rsidR="00573FE1">
            <w:fldChar w:fldCharType="separate"/>
          </w:r>
          <w:r w:rsidR="00251A70">
            <w:rPr>
              <w:noProof/>
              <w:lang w:val="es-MX"/>
            </w:rPr>
            <w:t xml:space="preserve"> (Palma Enriquez &amp; Suárez Restrepo, 2024)</w:t>
          </w:r>
          <w:r w:rsidR="00573FE1">
            <w:fldChar w:fldCharType="end"/>
          </w:r>
        </w:sdtContent>
      </w:sdt>
      <w:r w:rsidR="00573FE1">
        <w:t>.</w:t>
      </w:r>
    </w:p>
    <w:p w14:paraId="0299B20F" w14:textId="77777777" w:rsidR="00251A70" w:rsidRPr="00FA37F9" w:rsidRDefault="00251A70" w:rsidP="00FA37F9">
      <w:pPr>
        <w:pBdr>
          <w:top w:val="nil"/>
          <w:left w:val="nil"/>
          <w:bottom w:val="nil"/>
          <w:right w:val="nil"/>
          <w:between w:val="nil"/>
        </w:pBdr>
        <w:ind w:firstLine="709"/>
      </w:pPr>
    </w:p>
    <w:p w14:paraId="463663D8" w14:textId="63624ACA" w:rsidR="00316AF6" w:rsidRPr="00316AF6" w:rsidRDefault="00316AF6" w:rsidP="00251A70">
      <w:pPr>
        <w:pStyle w:val="Descripcin"/>
        <w:keepNext/>
      </w:pPr>
      <w:bookmarkStart w:id="40" w:name="_Ref183121347"/>
      <w:r w:rsidRPr="00316AF6">
        <w:rPr>
          <w:b/>
        </w:rPr>
        <w:t xml:space="preserve">Figura </w:t>
      </w:r>
      <w:r w:rsidRPr="00316AF6">
        <w:rPr>
          <w:b/>
        </w:rPr>
        <w:fldChar w:fldCharType="begin"/>
      </w:r>
      <w:r w:rsidRPr="00316AF6">
        <w:rPr>
          <w:b/>
        </w:rPr>
        <w:instrText xml:space="preserve"> SEQ Figura \* ARABIC </w:instrText>
      </w:r>
      <w:r w:rsidRPr="00316AF6">
        <w:rPr>
          <w:b/>
        </w:rPr>
        <w:fldChar w:fldCharType="separate"/>
      </w:r>
      <w:r w:rsidRPr="00316AF6">
        <w:rPr>
          <w:b/>
          <w:noProof/>
        </w:rPr>
        <w:t>5</w:t>
      </w:r>
      <w:r w:rsidRPr="00316AF6">
        <w:rPr>
          <w:b/>
        </w:rPr>
        <w:fldChar w:fldCharType="end"/>
      </w:r>
      <w:bookmarkEnd w:id="40"/>
      <w:r>
        <w:t xml:space="preserve"> Frecuencia de variables categóricas</w:t>
      </w:r>
    </w:p>
    <w:p w14:paraId="016B85B3" w14:textId="1BE07261" w:rsidR="00316AF6" w:rsidRDefault="00316AF6" w:rsidP="00FA26E3">
      <w:pPr>
        <w:pBdr>
          <w:top w:val="nil"/>
          <w:left w:val="nil"/>
          <w:bottom w:val="nil"/>
          <w:right w:val="nil"/>
          <w:between w:val="nil"/>
        </w:pBdr>
        <w:ind w:firstLine="709"/>
        <w:jc w:val="left"/>
        <w:rPr>
          <w:color w:val="000000"/>
        </w:rPr>
      </w:pPr>
      <w:r>
        <w:rPr>
          <w:noProof/>
          <w:color w:val="000000"/>
          <w:bdr w:val="none" w:sz="0" w:space="0" w:color="auto" w:frame="1"/>
        </w:rPr>
        <w:drawing>
          <wp:inline distT="0" distB="0" distL="0" distR="0" wp14:anchorId="7DB6589D" wp14:editId="75DE8240">
            <wp:extent cx="5194934" cy="3302000"/>
            <wp:effectExtent l="0" t="0" r="6350" b="0"/>
            <wp:docPr id="6" name="Imagen 6" descr="https://lh7-rt.googleusercontent.com/docsz/AD_4nXc3s6SSOmn3yBhWqF4jkSzQ3bSRXsSkx-2fxrxNumXarzwxmjWsXfjV7P7AuXKbBup-kjHw3N-YUqkzMoMRuo1_gosqJ5LyEGmD7QfSlVXKWMlaphN3haOGsV15JLX5j6kYMCkjt-4WHPwmnmNX140?key=EigpHffdU45hQ0iP8m0gvX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c3s6SSOmn3yBhWqF4jkSzQ3bSRXsSkx-2fxrxNumXarzwxmjWsXfjV7P7AuXKbBup-kjHw3N-YUqkzMoMRuo1_gosqJ5LyEGmD7QfSlVXKWMlaphN3haOGsV15JLX5j6kYMCkjt-4WHPwmnmNX140?key=EigpHffdU45hQ0iP8m0gvXa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7690" cy="3310108"/>
                    </a:xfrm>
                    <a:prstGeom prst="rect">
                      <a:avLst/>
                    </a:prstGeom>
                    <a:noFill/>
                    <a:ln>
                      <a:noFill/>
                    </a:ln>
                  </pic:spPr>
                </pic:pic>
              </a:graphicData>
            </a:graphic>
          </wp:inline>
        </w:drawing>
      </w:r>
    </w:p>
    <w:p w14:paraId="4DD783D7" w14:textId="77777777" w:rsidR="00FA26E3" w:rsidRDefault="00FA26E3" w:rsidP="00FA26E3">
      <w:pPr>
        <w:jc w:val="center"/>
      </w:pPr>
      <w:r w:rsidRPr="00A40943">
        <w:t xml:space="preserve">Fuente: Creación propia a partir del archivo ipynb </w:t>
      </w:r>
      <w:r>
        <w:t>“</w:t>
      </w:r>
      <w:r w:rsidRPr="005D51B7">
        <w:t>01_data_analitycs</w:t>
      </w:r>
      <w:r>
        <w:t xml:space="preserve">_T1” contenido en Github </w:t>
      </w:r>
      <w:sdt>
        <w:sdtPr>
          <w:id w:val="650179114"/>
          <w:citation/>
        </w:sdtPr>
        <w:sdtContent>
          <w:r>
            <w:fldChar w:fldCharType="begin"/>
          </w:r>
          <w:r>
            <w:rPr>
              <w:lang w:val="es-MX"/>
            </w:rPr>
            <w:instrText xml:space="preserve">CITATION Pal24 \l 2058 </w:instrText>
          </w:r>
          <w:r>
            <w:fldChar w:fldCharType="separate"/>
          </w:r>
          <w:r w:rsidR="00251A70">
            <w:rPr>
              <w:noProof/>
              <w:lang w:val="es-MX"/>
            </w:rPr>
            <w:t>(Palma Enriquez &amp; Suárez Restrepo, 2024)</w:t>
          </w:r>
          <w:r>
            <w:fldChar w:fldCharType="end"/>
          </w:r>
        </w:sdtContent>
      </w:sdt>
      <w:r>
        <w:t>.</w:t>
      </w:r>
    </w:p>
    <w:p w14:paraId="3DFC2C69" w14:textId="77777777" w:rsidR="00FA37F9" w:rsidRDefault="00FA37F9" w:rsidP="00FA26E3">
      <w:pPr>
        <w:jc w:val="center"/>
      </w:pPr>
    </w:p>
    <w:p w14:paraId="2EEA0875" w14:textId="2C8168D3" w:rsidR="00FA37F9" w:rsidRDefault="00FA37F9" w:rsidP="00FA37F9">
      <w:pPr>
        <w:pBdr>
          <w:top w:val="nil"/>
          <w:left w:val="nil"/>
          <w:bottom w:val="nil"/>
          <w:right w:val="nil"/>
          <w:between w:val="nil"/>
        </w:pBdr>
        <w:ind w:firstLine="709"/>
        <w:rPr>
          <w:color w:val="000000"/>
        </w:rPr>
      </w:pPr>
      <w:r>
        <w:t xml:space="preserve">Estos hallazgos son importantes para el modelo predictivo, ya que evidencian las fortalezas y limitaciones de los datos disponibles. En este caso, el balanceo de datos, aunque mejora la representación de la clase minoritaria y de interés, puede alterar </w:t>
      </w:r>
      <w:r w:rsidR="0095130D">
        <w:t xml:space="preserve">el comportamiento de </w:t>
      </w:r>
      <w:r>
        <w:t xml:space="preserve">ciertas correlaciones, lo que subraya la necesidad de evaluar cuidadosamente su impacto en los modelos. Finalmente, </w:t>
      </w:r>
      <w:r w:rsidR="0095130D">
        <w:t>la visualización de las frecuencias</w:t>
      </w:r>
      <w:r>
        <w:t xml:space="preserve"> de las variables categóricas</w:t>
      </w:r>
      <w:r w:rsidR="0095130D">
        <w:t xml:space="preserve"> y las tendencias identificadas, </w:t>
      </w:r>
      <w:r>
        <w:t xml:space="preserve">proporcionan un contexto valioso para </w:t>
      </w:r>
      <w:r w:rsidR="0095130D">
        <w:t>obtener un mayor entendimiento de los datos.</w:t>
      </w:r>
    </w:p>
    <w:p w14:paraId="72A13E90" w14:textId="77777777" w:rsidR="00FA37F9" w:rsidRDefault="00FA37F9" w:rsidP="00FA26E3">
      <w:pPr>
        <w:jc w:val="center"/>
      </w:pPr>
    </w:p>
    <w:p w14:paraId="27AF83D0" w14:textId="77777777" w:rsidR="00FA26E3" w:rsidRDefault="00FA26E3" w:rsidP="00137CB7">
      <w:pPr>
        <w:pBdr>
          <w:top w:val="nil"/>
          <w:left w:val="nil"/>
          <w:bottom w:val="nil"/>
          <w:right w:val="nil"/>
          <w:between w:val="nil"/>
        </w:pBdr>
        <w:ind w:firstLine="709"/>
        <w:jc w:val="center"/>
        <w:rPr>
          <w:color w:val="000000"/>
        </w:rPr>
      </w:pPr>
    </w:p>
    <w:p w14:paraId="000000F4" w14:textId="77777777" w:rsidR="00D1038E" w:rsidRDefault="008E1079">
      <w:pPr>
        <w:pStyle w:val="Ttulo1"/>
        <w:numPr>
          <w:ilvl w:val="0"/>
          <w:numId w:val="7"/>
        </w:numPr>
      </w:pPr>
      <w:r>
        <w:br w:type="page"/>
      </w:r>
      <w:bookmarkStart w:id="41" w:name="_Toc183124248"/>
      <w:r>
        <w:lastRenderedPageBreak/>
        <w:t>Proceso de analítica</w:t>
      </w:r>
      <w:bookmarkEnd w:id="41"/>
    </w:p>
    <w:p w14:paraId="000000F5" w14:textId="77777777" w:rsidR="00D1038E" w:rsidRDefault="00D1038E">
      <w:pPr>
        <w:rPr>
          <w:b/>
          <w:sz w:val="20"/>
          <w:szCs w:val="20"/>
        </w:rPr>
      </w:pPr>
    </w:p>
    <w:p w14:paraId="000000F6" w14:textId="77777777" w:rsidR="00D1038E" w:rsidRDefault="008E1079">
      <w:pPr>
        <w:pStyle w:val="Ttulo2"/>
        <w:numPr>
          <w:ilvl w:val="1"/>
          <w:numId w:val="7"/>
        </w:numPr>
        <w:rPr>
          <w:sz w:val="36"/>
          <w:szCs w:val="36"/>
        </w:rPr>
      </w:pPr>
      <w:r>
        <w:t xml:space="preserve"> </w:t>
      </w:r>
      <w:bookmarkStart w:id="42" w:name="_Toc183124249"/>
      <w:r>
        <w:t>Pipeline principal</w:t>
      </w:r>
      <w:bookmarkEnd w:id="42"/>
    </w:p>
    <w:p w14:paraId="000000F7" w14:textId="77777777" w:rsidR="00D1038E" w:rsidRDefault="008E1079">
      <w:pPr>
        <w:pBdr>
          <w:top w:val="nil"/>
          <w:left w:val="nil"/>
          <w:bottom w:val="nil"/>
          <w:right w:val="nil"/>
          <w:between w:val="nil"/>
        </w:pBdr>
        <w:ind w:firstLine="709"/>
        <w:rPr>
          <w:color w:val="000000"/>
        </w:rPr>
      </w:pPr>
      <w:r>
        <w:rPr>
          <w:color w:val="000000"/>
        </w:rPr>
        <w:t>Describe con un gráfico el flujo de trabajo general de los datos en tu proyecto. Añade o modifica secciones si lo consideras necesario</w:t>
      </w:r>
    </w:p>
    <w:p w14:paraId="000000F8" w14:textId="77777777" w:rsidR="00D1038E" w:rsidRDefault="00D1038E"/>
    <w:p w14:paraId="000000F9" w14:textId="28948D91" w:rsidR="00D1038E" w:rsidRDefault="008E1079">
      <w:pPr>
        <w:pStyle w:val="Ttulo2"/>
        <w:numPr>
          <w:ilvl w:val="1"/>
          <w:numId w:val="7"/>
        </w:numPr>
      </w:pPr>
      <w:r>
        <w:t xml:space="preserve"> </w:t>
      </w:r>
      <w:bookmarkStart w:id="43" w:name="_Toc183124250"/>
      <w:r w:rsidR="000A688D">
        <w:t>Pre procesamiento</w:t>
      </w:r>
      <w:bookmarkEnd w:id="43"/>
    </w:p>
    <w:p w14:paraId="000000FA" w14:textId="61A14525" w:rsidR="00D1038E" w:rsidRDefault="008E1079">
      <w:pPr>
        <w:pBdr>
          <w:top w:val="nil"/>
          <w:left w:val="nil"/>
          <w:bottom w:val="nil"/>
          <w:right w:val="nil"/>
          <w:between w:val="nil"/>
        </w:pBdr>
        <w:ind w:firstLine="709"/>
        <w:rPr>
          <w:color w:val="000000"/>
        </w:rPr>
      </w:pPr>
      <w:r>
        <w:rPr>
          <w:color w:val="000000"/>
        </w:rPr>
        <w:t xml:space="preserve">Describe las alternativas de </w:t>
      </w:r>
      <w:r w:rsidR="000A688D">
        <w:rPr>
          <w:color w:val="000000"/>
        </w:rPr>
        <w:t>pre procesamiento</w:t>
      </w:r>
      <w:r>
        <w:rPr>
          <w:color w:val="000000"/>
        </w:rPr>
        <w:t xml:space="preserve"> de datos que consideraste, aumentación de datos, etc.</w:t>
      </w:r>
    </w:p>
    <w:p w14:paraId="000000FB" w14:textId="77777777" w:rsidR="00D1038E" w:rsidRDefault="00D1038E">
      <w:pPr>
        <w:pBdr>
          <w:top w:val="nil"/>
          <w:left w:val="nil"/>
          <w:bottom w:val="nil"/>
          <w:right w:val="nil"/>
          <w:between w:val="nil"/>
        </w:pBdr>
        <w:ind w:firstLine="709"/>
        <w:rPr>
          <w:color w:val="000000"/>
        </w:rPr>
      </w:pPr>
    </w:p>
    <w:p w14:paraId="000000FC" w14:textId="77777777" w:rsidR="00D1038E" w:rsidRDefault="008E1079">
      <w:pPr>
        <w:pStyle w:val="Ttulo2"/>
        <w:numPr>
          <w:ilvl w:val="1"/>
          <w:numId w:val="7"/>
        </w:numPr>
      </w:pPr>
      <w:bookmarkStart w:id="44" w:name="_Toc183124251"/>
      <w:r>
        <w:t>Modelos</w:t>
      </w:r>
      <w:bookmarkEnd w:id="44"/>
    </w:p>
    <w:p w14:paraId="000000FD" w14:textId="77777777" w:rsidR="00D1038E" w:rsidRDefault="008E1079">
      <w:pPr>
        <w:pBdr>
          <w:top w:val="nil"/>
          <w:left w:val="nil"/>
          <w:bottom w:val="nil"/>
          <w:right w:val="nil"/>
          <w:between w:val="nil"/>
        </w:pBdr>
        <w:ind w:firstLine="709"/>
        <w:rPr>
          <w:color w:val="000000"/>
        </w:rPr>
      </w:pPr>
      <w:r>
        <w:rPr>
          <w:color w:val="000000"/>
        </w:rPr>
        <w:t>Describe los distintos modelos que consideraste, sus configuraciones, etc.</w:t>
      </w:r>
    </w:p>
    <w:p w14:paraId="000000FE" w14:textId="77777777" w:rsidR="00D1038E" w:rsidRDefault="00D1038E">
      <w:pPr>
        <w:pBdr>
          <w:top w:val="nil"/>
          <w:left w:val="nil"/>
          <w:bottom w:val="nil"/>
          <w:right w:val="nil"/>
          <w:between w:val="nil"/>
        </w:pBdr>
        <w:ind w:firstLine="709"/>
        <w:rPr>
          <w:color w:val="000000"/>
        </w:rPr>
      </w:pPr>
    </w:p>
    <w:p w14:paraId="000000FF" w14:textId="77777777" w:rsidR="00D1038E" w:rsidRDefault="008E1079">
      <w:pPr>
        <w:pStyle w:val="Ttulo2"/>
        <w:numPr>
          <w:ilvl w:val="1"/>
          <w:numId w:val="7"/>
        </w:numPr>
      </w:pPr>
      <w:bookmarkStart w:id="45" w:name="_Toc183124252"/>
      <w:r>
        <w:t>Métricas</w:t>
      </w:r>
      <w:bookmarkEnd w:id="45"/>
    </w:p>
    <w:p w14:paraId="00000100" w14:textId="77777777" w:rsidR="00D1038E" w:rsidRDefault="008E1079">
      <w:pPr>
        <w:pBdr>
          <w:top w:val="nil"/>
          <w:left w:val="nil"/>
          <w:bottom w:val="nil"/>
          <w:right w:val="nil"/>
          <w:between w:val="nil"/>
        </w:pBdr>
        <w:ind w:firstLine="709"/>
        <w:rPr>
          <w:color w:val="000000"/>
        </w:rPr>
      </w:pPr>
      <w:r>
        <w:rPr>
          <w:color w:val="000000"/>
        </w:rPr>
        <w:t>Describe cómo calculas las métricas de desempeño ML y de negocio (Por ejemplo: con qué funciones de sklearn, tensorflow, etc.)</w:t>
      </w:r>
    </w:p>
    <w:p w14:paraId="00000101" w14:textId="77777777" w:rsidR="00D1038E" w:rsidRDefault="00D1038E">
      <w:pPr>
        <w:pBdr>
          <w:top w:val="nil"/>
          <w:left w:val="nil"/>
          <w:bottom w:val="nil"/>
          <w:right w:val="nil"/>
          <w:between w:val="nil"/>
        </w:pBdr>
        <w:ind w:firstLine="709"/>
        <w:rPr>
          <w:color w:val="000000"/>
        </w:rPr>
      </w:pPr>
    </w:p>
    <w:p w14:paraId="00000102" w14:textId="77777777" w:rsidR="00D1038E" w:rsidRDefault="008E1079">
      <w:pPr>
        <w:spacing w:after="160" w:line="259" w:lineRule="auto"/>
        <w:jc w:val="left"/>
        <w:rPr>
          <w:b/>
        </w:rPr>
      </w:pPr>
      <w:r>
        <w:br w:type="page"/>
      </w:r>
    </w:p>
    <w:p w14:paraId="00000103" w14:textId="77777777" w:rsidR="00D1038E" w:rsidRDefault="008E1079">
      <w:pPr>
        <w:pStyle w:val="Ttulo1"/>
        <w:numPr>
          <w:ilvl w:val="0"/>
          <w:numId w:val="7"/>
        </w:numPr>
      </w:pPr>
      <w:bookmarkStart w:id="46" w:name="_Toc183124253"/>
      <w:r>
        <w:lastRenderedPageBreak/>
        <w:t>Metodología</w:t>
      </w:r>
      <w:bookmarkEnd w:id="46"/>
    </w:p>
    <w:p w14:paraId="00000104" w14:textId="77777777" w:rsidR="00D1038E" w:rsidRDefault="008E1079">
      <w:pPr>
        <w:pStyle w:val="Ttulo2"/>
        <w:numPr>
          <w:ilvl w:val="1"/>
          <w:numId w:val="7"/>
        </w:numPr>
      </w:pPr>
      <w:r>
        <w:t xml:space="preserve"> </w:t>
      </w:r>
      <w:bookmarkStart w:id="47" w:name="_Toc183124254"/>
      <w:r>
        <w:t>Baseline</w:t>
      </w:r>
      <w:bookmarkEnd w:id="47"/>
    </w:p>
    <w:p w14:paraId="00000105" w14:textId="77777777" w:rsidR="00D1038E" w:rsidRDefault="008E1079">
      <w:pPr>
        <w:pBdr>
          <w:top w:val="nil"/>
          <w:left w:val="nil"/>
          <w:bottom w:val="nil"/>
          <w:right w:val="nil"/>
          <w:between w:val="nil"/>
        </w:pBdr>
        <w:ind w:firstLine="709"/>
        <w:rPr>
          <w:color w:val="000000"/>
        </w:rPr>
      </w:pPr>
      <w:r>
        <w:rPr>
          <w:color w:val="000000"/>
        </w:rPr>
        <w:t>Describe tu primera iteración, sus resultados y los problemas técnicos que tuviste que resolver</w:t>
      </w:r>
    </w:p>
    <w:p w14:paraId="00000106" w14:textId="77777777" w:rsidR="00D1038E" w:rsidRDefault="00D1038E">
      <w:pPr>
        <w:pBdr>
          <w:top w:val="nil"/>
          <w:left w:val="nil"/>
          <w:bottom w:val="nil"/>
          <w:right w:val="nil"/>
          <w:between w:val="nil"/>
        </w:pBdr>
        <w:ind w:firstLine="709"/>
        <w:rPr>
          <w:color w:val="000000"/>
        </w:rPr>
      </w:pPr>
    </w:p>
    <w:p w14:paraId="00000107" w14:textId="77777777" w:rsidR="00D1038E" w:rsidRDefault="008E1079">
      <w:pPr>
        <w:pStyle w:val="Ttulo2"/>
        <w:numPr>
          <w:ilvl w:val="1"/>
          <w:numId w:val="7"/>
        </w:numPr>
      </w:pPr>
      <w:r>
        <w:t xml:space="preserve"> </w:t>
      </w:r>
      <w:bookmarkStart w:id="48" w:name="_Toc183124255"/>
      <w:r>
        <w:t>Validación</w:t>
      </w:r>
      <w:bookmarkEnd w:id="48"/>
    </w:p>
    <w:p w14:paraId="00000108" w14:textId="77777777" w:rsidR="00D1038E" w:rsidRDefault="008E1079">
      <w:pPr>
        <w:pBdr>
          <w:top w:val="nil"/>
          <w:left w:val="nil"/>
          <w:bottom w:val="nil"/>
          <w:right w:val="nil"/>
          <w:between w:val="nil"/>
        </w:pBdr>
        <w:ind w:firstLine="709"/>
        <w:rPr>
          <w:color w:val="000000"/>
        </w:rPr>
      </w:pPr>
      <w:r>
        <w:rPr>
          <w:color w:val="000000"/>
        </w:rPr>
        <w:t>Describe tu proceso de validación, particiones de train/test/validación, etc.</w:t>
      </w:r>
    </w:p>
    <w:p w14:paraId="00000109" w14:textId="77777777" w:rsidR="00D1038E" w:rsidRDefault="00D1038E">
      <w:pPr>
        <w:pBdr>
          <w:top w:val="nil"/>
          <w:left w:val="nil"/>
          <w:bottom w:val="nil"/>
          <w:right w:val="nil"/>
          <w:between w:val="nil"/>
        </w:pBdr>
        <w:spacing w:line="240" w:lineRule="auto"/>
        <w:ind w:left="360"/>
        <w:jc w:val="left"/>
        <w:rPr>
          <w:color w:val="000000"/>
        </w:rPr>
      </w:pPr>
    </w:p>
    <w:p w14:paraId="0000010A" w14:textId="77777777" w:rsidR="00D1038E" w:rsidRDefault="008E1079">
      <w:pPr>
        <w:pStyle w:val="Ttulo2"/>
        <w:numPr>
          <w:ilvl w:val="1"/>
          <w:numId w:val="7"/>
        </w:numPr>
      </w:pPr>
      <w:r>
        <w:t xml:space="preserve"> </w:t>
      </w:r>
      <w:bookmarkStart w:id="49" w:name="_Toc183124256"/>
      <w:r>
        <w:t>Iteraciones y evolución</w:t>
      </w:r>
      <w:bookmarkEnd w:id="49"/>
    </w:p>
    <w:p w14:paraId="0000010B" w14:textId="1CF95491" w:rsidR="00D1038E" w:rsidRDefault="008E1079">
      <w:pPr>
        <w:pBdr>
          <w:top w:val="nil"/>
          <w:left w:val="nil"/>
          <w:bottom w:val="nil"/>
          <w:right w:val="nil"/>
          <w:between w:val="nil"/>
        </w:pBdr>
        <w:ind w:firstLine="709"/>
        <w:rPr>
          <w:color w:val="000000"/>
        </w:rPr>
      </w:pPr>
      <w:r>
        <w:rPr>
          <w:color w:val="000000"/>
        </w:rPr>
        <w:t xml:space="preserve">Describe en qué te enfocaste en las iteraciones subsiguientes. No es necesario hacer un listado exhaustivo de las iteraciones, pero sí has de describir qué perseguías y qué obtuviste con cada grupo de iteraciones. P.ej. primero hicimos un conjunto de iteraciones para definir las opciones de </w:t>
      </w:r>
      <w:r w:rsidR="000A688D">
        <w:rPr>
          <w:color w:val="000000"/>
        </w:rPr>
        <w:t>pre procesamiento</w:t>
      </w:r>
      <w:r>
        <w:rPr>
          <w:color w:val="000000"/>
        </w:rPr>
        <w:t xml:space="preserve">, luego hicimos unas iteraciones probando distintos modelos de tal tipo, etc. </w:t>
      </w:r>
    </w:p>
    <w:p w14:paraId="0000010C" w14:textId="77777777" w:rsidR="00D1038E" w:rsidRDefault="00D1038E">
      <w:pPr>
        <w:pBdr>
          <w:top w:val="nil"/>
          <w:left w:val="nil"/>
          <w:bottom w:val="nil"/>
          <w:right w:val="nil"/>
          <w:between w:val="nil"/>
        </w:pBdr>
        <w:ind w:left="360"/>
        <w:rPr>
          <w:color w:val="000000"/>
        </w:rPr>
      </w:pPr>
    </w:p>
    <w:p w14:paraId="0000010D" w14:textId="77777777" w:rsidR="00D1038E" w:rsidRDefault="008E1079">
      <w:pPr>
        <w:pStyle w:val="Ttulo2"/>
      </w:pPr>
      <w:bookmarkStart w:id="50" w:name="_Toc183124257"/>
      <w:r>
        <w:t>5.4 Herramientas</w:t>
      </w:r>
      <w:bookmarkEnd w:id="50"/>
    </w:p>
    <w:p w14:paraId="0000010E" w14:textId="77777777" w:rsidR="00D1038E" w:rsidRDefault="008E1079">
      <w:pPr>
        <w:pBdr>
          <w:top w:val="nil"/>
          <w:left w:val="nil"/>
          <w:bottom w:val="nil"/>
          <w:right w:val="nil"/>
          <w:between w:val="nil"/>
        </w:pBdr>
        <w:ind w:firstLine="709"/>
        <w:rPr>
          <w:color w:val="000000"/>
        </w:rPr>
      </w:pPr>
      <w:r>
        <w:rPr>
          <w:color w:val="000000"/>
        </w:rPr>
        <w:t>Menciona las herramientas que usaste para tu proyecto</w:t>
      </w:r>
    </w:p>
    <w:p w14:paraId="0000010F" w14:textId="77777777" w:rsidR="00D1038E" w:rsidRDefault="00D1038E">
      <w:pPr>
        <w:pBdr>
          <w:top w:val="nil"/>
          <w:left w:val="nil"/>
          <w:bottom w:val="nil"/>
          <w:right w:val="nil"/>
          <w:between w:val="nil"/>
        </w:pBdr>
        <w:ind w:firstLine="709"/>
        <w:rPr>
          <w:color w:val="000000"/>
        </w:rPr>
      </w:pPr>
    </w:p>
    <w:p w14:paraId="00000110" w14:textId="77777777" w:rsidR="00D1038E" w:rsidRDefault="008E1079">
      <w:pPr>
        <w:spacing w:after="160" w:line="259" w:lineRule="auto"/>
        <w:jc w:val="left"/>
        <w:rPr>
          <w:b/>
        </w:rPr>
      </w:pPr>
      <w:r>
        <w:br w:type="page"/>
      </w:r>
    </w:p>
    <w:p w14:paraId="00000111" w14:textId="77777777" w:rsidR="00D1038E" w:rsidRDefault="008E1079">
      <w:pPr>
        <w:pStyle w:val="Ttulo1"/>
        <w:numPr>
          <w:ilvl w:val="0"/>
          <w:numId w:val="7"/>
        </w:numPr>
      </w:pPr>
      <w:bookmarkStart w:id="51" w:name="_Toc183124258"/>
      <w:r>
        <w:lastRenderedPageBreak/>
        <w:t>Resultados y discusión</w:t>
      </w:r>
      <w:bookmarkEnd w:id="51"/>
    </w:p>
    <w:p w14:paraId="00000112" w14:textId="77777777" w:rsidR="00D1038E" w:rsidRDefault="00D1038E">
      <w:pPr>
        <w:ind w:firstLine="708"/>
      </w:pPr>
    </w:p>
    <w:p w14:paraId="00000113" w14:textId="77777777" w:rsidR="00D1038E" w:rsidRDefault="008E1079">
      <w:pPr>
        <w:ind w:firstLine="708"/>
      </w:pPr>
      <w:r>
        <w:t xml:space="preserve">En los resultados se comunican los hallazgos y descubrimientos del estudio. Se incluyen tablas, figuras, diagramas y demás material demostrativo. Al narrar descriptivamente una figura, tabla, etc., en un párrafo, puedes insertar una referencia cruzada, es decir, un hipervínculo al elemento mencionado dentro o fuera de paréntesis, ejemplos: estos resultados se muestran en la </w:t>
      </w:r>
      <w:r>
        <w:rPr>
          <w:b/>
        </w:rPr>
        <w:t>Tabla 1</w:t>
      </w:r>
      <w:r>
        <w:t>. Igualmente, los datos son validados con otros instrumentos (</w:t>
      </w:r>
      <w:r>
        <w:rPr>
          <w:b/>
        </w:rPr>
        <w:t>Tabla 2</w:t>
      </w:r>
      <w:r>
        <w:t xml:space="preserve">, </w:t>
      </w:r>
      <w:r>
        <w:rPr>
          <w:b/>
        </w:rPr>
        <w:t>Tabla 3</w:t>
      </w:r>
      <w:r>
        <w:t>). Lineamientos que se establecen en la nueva versión de las Normas APA séptima edición (</w:t>
      </w:r>
      <w:r>
        <w:rPr>
          <w:b/>
        </w:rPr>
        <w:t>Figura 1</w:t>
      </w:r>
      <w:r>
        <w:t>). La producción intelectual institucional se publica en el Repositorio (</w:t>
      </w:r>
      <w:r>
        <w:rPr>
          <w:b/>
        </w:rPr>
        <w:t>Figura 2</w:t>
      </w:r>
      <w:r>
        <w:t>).</w:t>
      </w:r>
    </w:p>
    <w:p w14:paraId="00000114" w14:textId="77777777" w:rsidR="00D1038E" w:rsidRDefault="00D1038E">
      <w:pPr>
        <w:spacing w:line="240" w:lineRule="auto"/>
        <w:jc w:val="left"/>
      </w:pPr>
    </w:p>
    <w:p w14:paraId="00000115" w14:textId="77777777" w:rsidR="00D1038E" w:rsidRDefault="008E1079">
      <w:pPr>
        <w:pBdr>
          <w:top w:val="nil"/>
          <w:left w:val="nil"/>
          <w:bottom w:val="nil"/>
          <w:right w:val="nil"/>
          <w:between w:val="nil"/>
        </w:pBdr>
        <w:ind w:firstLine="709"/>
        <w:rPr>
          <w:color w:val="000000"/>
        </w:rPr>
      </w:pPr>
      <w:r>
        <w:rPr>
          <w:color w:val="000000"/>
        </w:rPr>
        <w:t>La discusión es la interpretación crítica y el análisis de los resultados, que surgen de las preguntas de investigación.</w:t>
      </w:r>
    </w:p>
    <w:p w14:paraId="00000116" w14:textId="77777777" w:rsidR="00D1038E" w:rsidRDefault="00D1038E">
      <w:pPr>
        <w:spacing w:line="240" w:lineRule="auto"/>
        <w:jc w:val="left"/>
      </w:pPr>
    </w:p>
    <w:p w14:paraId="00000117" w14:textId="77777777" w:rsidR="00D1038E" w:rsidRDefault="008E1079">
      <w:pPr>
        <w:pStyle w:val="Ttulo2"/>
        <w:numPr>
          <w:ilvl w:val="1"/>
          <w:numId w:val="7"/>
        </w:numPr>
      </w:pPr>
      <w:r>
        <w:t xml:space="preserve"> </w:t>
      </w:r>
      <w:bookmarkStart w:id="52" w:name="_Toc183124259"/>
      <w:r>
        <w:t>Métricas</w:t>
      </w:r>
      <w:bookmarkEnd w:id="52"/>
    </w:p>
    <w:p w14:paraId="00000118" w14:textId="77777777" w:rsidR="00D1038E" w:rsidRDefault="008E1079">
      <w:pPr>
        <w:pBdr>
          <w:top w:val="nil"/>
          <w:left w:val="nil"/>
          <w:bottom w:val="nil"/>
          <w:right w:val="nil"/>
          <w:between w:val="nil"/>
        </w:pBdr>
        <w:ind w:firstLine="709"/>
        <w:rPr>
          <w:color w:val="000000"/>
        </w:rPr>
      </w:pPr>
      <w:r>
        <w:rPr>
          <w:color w:val="000000"/>
        </w:rPr>
        <w:t>Describe los resultados numéricos de las métricas de las iteraciones que consideres más relevantes, junto con las configuraciones. Usa tablas o gráficas siguiendo el formato mostrado a continuación.</w:t>
      </w:r>
    </w:p>
    <w:p w14:paraId="00000119" w14:textId="77777777" w:rsidR="00D1038E" w:rsidRDefault="00D1038E"/>
    <w:p w14:paraId="0000011A" w14:textId="77777777" w:rsidR="00D1038E" w:rsidRDefault="008E1079">
      <w:pPr>
        <w:pStyle w:val="Ttulo2"/>
        <w:numPr>
          <w:ilvl w:val="1"/>
          <w:numId w:val="7"/>
        </w:numPr>
      </w:pPr>
      <w:r>
        <w:t xml:space="preserve"> </w:t>
      </w:r>
      <w:bookmarkStart w:id="53" w:name="_Toc183124260"/>
      <w:r>
        <w:t>Evaluación cualitativa</w:t>
      </w:r>
      <w:bookmarkEnd w:id="53"/>
    </w:p>
    <w:p w14:paraId="0000011B" w14:textId="77777777" w:rsidR="00D1038E" w:rsidRDefault="008E1079">
      <w:pPr>
        <w:pBdr>
          <w:top w:val="nil"/>
          <w:left w:val="nil"/>
          <w:bottom w:val="nil"/>
          <w:right w:val="nil"/>
          <w:between w:val="nil"/>
        </w:pBdr>
        <w:ind w:firstLine="709"/>
        <w:rPr>
          <w:color w:val="000000"/>
        </w:rPr>
      </w:pPr>
      <w:r>
        <w:rPr>
          <w:color w:val="000000"/>
        </w:rPr>
        <w:t>Realiza una evaluación cualitativa de los resultados, indicando casos de overfitting, underfitting, utilidad de los resultados, relación obtenida entre la métrica de ML y la de negocio, etc.</w:t>
      </w:r>
    </w:p>
    <w:p w14:paraId="0000011C" w14:textId="77777777" w:rsidR="00D1038E" w:rsidRDefault="00D1038E"/>
    <w:p w14:paraId="0000011D" w14:textId="77777777" w:rsidR="00D1038E" w:rsidRDefault="008E1079">
      <w:pPr>
        <w:pStyle w:val="Ttulo2"/>
        <w:numPr>
          <w:ilvl w:val="1"/>
          <w:numId w:val="7"/>
        </w:numPr>
      </w:pPr>
      <w:r>
        <w:t xml:space="preserve"> </w:t>
      </w:r>
      <w:bookmarkStart w:id="54" w:name="_Toc183124261"/>
      <w:r>
        <w:t>Consideraciones de producción</w:t>
      </w:r>
      <w:bookmarkEnd w:id="54"/>
    </w:p>
    <w:p w14:paraId="0000011E" w14:textId="14DA2F5F" w:rsidR="00D1038E" w:rsidRDefault="008E1079">
      <w:pPr>
        <w:ind w:firstLine="708"/>
      </w:pPr>
      <w:r>
        <w:t>Menciona consideraciones técnicas de una posible puesta en producción. Por ejemplo</w:t>
      </w:r>
      <w:r w:rsidR="000A688D">
        <w:t>: condiciones</w:t>
      </w:r>
      <w:r>
        <w:t xml:space="preserve"> de monitoreo del desempeño de los modelos, integración con streams de datos, servicios en la nube, etc.</w:t>
      </w:r>
    </w:p>
    <w:p w14:paraId="0000011F" w14:textId="77777777" w:rsidR="00D1038E" w:rsidRDefault="00D1038E">
      <w:pPr>
        <w:pBdr>
          <w:top w:val="nil"/>
          <w:left w:val="nil"/>
          <w:bottom w:val="nil"/>
          <w:right w:val="nil"/>
          <w:between w:val="nil"/>
        </w:pBdr>
        <w:spacing w:line="240" w:lineRule="auto"/>
        <w:rPr>
          <w:rFonts w:ascii="Calibri" w:eastAsia="Calibri" w:hAnsi="Calibri" w:cs="Calibri"/>
          <w:color w:val="000000"/>
          <w:sz w:val="22"/>
          <w:szCs w:val="22"/>
        </w:rPr>
      </w:pPr>
    </w:p>
    <w:p w14:paraId="00000120" w14:textId="77777777" w:rsidR="00D1038E" w:rsidRDefault="008E1079">
      <w:pPr>
        <w:pBdr>
          <w:top w:val="nil"/>
          <w:left w:val="nil"/>
          <w:bottom w:val="nil"/>
          <w:right w:val="nil"/>
          <w:between w:val="nil"/>
        </w:pBdr>
        <w:spacing w:after="120" w:line="240" w:lineRule="auto"/>
        <w:jc w:val="left"/>
        <w:rPr>
          <w:b/>
          <w:i/>
          <w:color w:val="000000"/>
        </w:rPr>
      </w:pPr>
      <w:bookmarkStart w:id="55" w:name="_heading=h.2u6wntf" w:colFirst="0" w:colLast="0"/>
      <w:bookmarkEnd w:id="55"/>
      <w:r>
        <w:rPr>
          <w:b/>
          <w:color w:val="000000"/>
        </w:rPr>
        <w:t xml:space="preserve">Tabla 1 </w:t>
      </w:r>
      <w:r>
        <w:rPr>
          <w:i/>
          <w:color w:val="000000"/>
        </w:rPr>
        <w:br/>
        <w:t>Resultados del test PBQ-SF (Personality Belief Questionnaire Short Form)</w:t>
      </w:r>
    </w:p>
    <w:tbl>
      <w:tblPr>
        <w:tblStyle w:val="a7"/>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1985"/>
        <w:gridCol w:w="1559"/>
        <w:gridCol w:w="1843"/>
      </w:tblGrid>
      <w:tr w:rsidR="00D1038E" w14:paraId="7FF7B394" w14:textId="77777777">
        <w:trPr>
          <w:trHeight w:val="114"/>
        </w:trPr>
        <w:tc>
          <w:tcPr>
            <w:tcW w:w="3964" w:type="dxa"/>
            <w:tcBorders>
              <w:top w:val="single" w:sz="4" w:space="0" w:color="000000"/>
              <w:bottom w:val="single" w:sz="4" w:space="0" w:color="000000"/>
            </w:tcBorders>
            <w:vAlign w:val="center"/>
          </w:tcPr>
          <w:p w14:paraId="00000121" w14:textId="77777777" w:rsidR="00D1038E" w:rsidRDefault="008E1079">
            <w:pPr>
              <w:pBdr>
                <w:top w:val="nil"/>
                <w:left w:val="nil"/>
                <w:bottom w:val="nil"/>
                <w:right w:val="nil"/>
                <w:between w:val="nil"/>
              </w:pBdr>
              <w:jc w:val="center"/>
              <w:rPr>
                <w:color w:val="000000"/>
                <w:szCs w:val="24"/>
              </w:rPr>
            </w:pPr>
            <w:r>
              <w:rPr>
                <w:color w:val="000000"/>
                <w:szCs w:val="24"/>
              </w:rPr>
              <w:t>Trastornos</w:t>
            </w:r>
          </w:p>
        </w:tc>
        <w:tc>
          <w:tcPr>
            <w:tcW w:w="1985" w:type="dxa"/>
            <w:tcBorders>
              <w:top w:val="single" w:sz="4" w:space="0" w:color="000000"/>
              <w:bottom w:val="single" w:sz="4" w:space="0" w:color="000000"/>
            </w:tcBorders>
            <w:vAlign w:val="center"/>
          </w:tcPr>
          <w:p w14:paraId="00000122" w14:textId="77777777" w:rsidR="00D1038E" w:rsidRDefault="008E1079">
            <w:pPr>
              <w:pBdr>
                <w:top w:val="nil"/>
                <w:left w:val="nil"/>
                <w:bottom w:val="nil"/>
                <w:right w:val="nil"/>
                <w:between w:val="nil"/>
              </w:pBdr>
              <w:jc w:val="center"/>
              <w:rPr>
                <w:color w:val="000000"/>
                <w:szCs w:val="24"/>
              </w:rPr>
            </w:pPr>
            <w:r>
              <w:rPr>
                <w:color w:val="000000"/>
                <w:szCs w:val="24"/>
              </w:rPr>
              <w:t>Puntaje</w:t>
            </w:r>
          </w:p>
        </w:tc>
        <w:tc>
          <w:tcPr>
            <w:tcW w:w="1559" w:type="dxa"/>
            <w:tcBorders>
              <w:top w:val="single" w:sz="4" w:space="0" w:color="000000"/>
              <w:bottom w:val="single" w:sz="4" w:space="0" w:color="000000"/>
            </w:tcBorders>
            <w:vAlign w:val="center"/>
          </w:tcPr>
          <w:p w14:paraId="00000123" w14:textId="77777777" w:rsidR="00D1038E" w:rsidRDefault="008E1079">
            <w:pPr>
              <w:pBdr>
                <w:top w:val="nil"/>
                <w:left w:val="nil"/>
                <w:bottom w:val="nil"/>
                <w:right w:val="nil"/>
                <w:between w:val="nil"/>
              </w:pBdr>
              <w:jc w:val="center"/>
              <w:rPr>
                <w:color w:val="000000"/>
                <w:szCs w:val="24"/>
              </w:rPr>
            </w:pPr>
            <w:r>
              <w:rPr>
                <w:color w:val="000000"/>
                <w:szCs w:val="24"/>
              </w:rPr>
              <w:t>Media *</w:t>
            </w:r>
          </w:p>
        </w:tc>
        <w:tc>
          <w:tcPr>
            <w:tcW w:w="1843" w:type="dxa"/>
            <w:tcBorders>
              <w:top w:val="single" w:sz="4" w:space="0" w:color="000000"/>
              <w:bottom w:val="single" w:sz="4" w:space="0" w:color="000000"/>
            </w:tcBorders>
            <w:vAlign w:val="center"/>
          </w:tcPr>
          <w:p w14:paraId="00000124" w14:textId="77777777" w:rsidR="00D1038E" w:rsidRDefault="008E1079">
            <w:pPr>
              <w:pBdr>
                <w:top w:val="nil"/>
                <w:left w:val="nil"/>
                <w:bottom w:val="nil"/>
                <w:right w:val="nil"/>
                <w:between w:val="nil"/>
              </w:pBdr>
              <w:jc w:val="center"/>
              <w:rPr>
                <w:color w:val="000000"/>
                <w:szCs w:val="24"/>
              </w:rPr>
            </w:pPr>
            <w:r>
              <w:rPr>
                <w:color w:val="000000"/>
                <w:szCs w:val="24"/>
              </w:rPr>
              <w:t>Desviación *</w:t>
            </w:r>
          </w:p>
        </w:tc>
      </w:tr>
      <w:tr w:rsidR="00D1038E" w14:paraId="5CB13A10" w14:textId="77777777">
        <w:tc>
          <w:tcPr>
            <w:tcW w:w="3964" w:type="dxa"/>
            <w:tcBorders>
              <w:top w:val="single" w:sz="4" w:space="0" w:color="000000"/>
            </w:tcBorders>
            <w:vAlign w:val="center"/>
          </w:tcPr>
          <w:p w14:paraId="00000125" w14:textId="77777777" w:rsidR="00D1038E" w:rsidRDefault="008E1079">
            <w:pPr>
              <w:pBdr>
                <w:top w:val="nil"/>
                <w:left w:val="nil"/>
                <w:bottom w:val="nil"/>
                <w:right w:val="nil"/>
                <w:between w:val="nil"/>
              </w:pBdr>
              <w:spacing w:before="40" w:after="40"/>
              <w:jc w:val="left"/>
              <w:rPr>
                <w:color w:val="000000"/>
                <w:szCs w:val="24"/>
              </w:rPr>
            </w:pPr>
            <w:r>
              <w:rPr>
                <w:color w:val="000000"/>
                <w:szCs w:val="24"/>
              </w:rPr>
              <w:t>Esquizoide</w:t>
            </w:r>
          </w:p>
        </w:tc>
        <w:tc>
          <w:tcPr>
            <w:tcW w:w="1985" w:type="dxa"/>
            <w:tcBorders>
              <w:top w:val="single" w:sz="4" w:space="0" w:color="000000"/>
            </w:tcBorders>
            <w:vAlign w:val="center"/>
          </w:tcPr>
          <w:p w14:paraId="00000126"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2.1</w:t>
            </w:r>
          </w:p>
        </w:tc>
        <w:tc>
          <w:tcPr>
            <w:tcW w:w="1559" w:type="dxa"/>
            <w:tcBorders>
              <w:top w:val="single" w:sz="4" w:space="0" w:color="000000"/>
            </w:tcBorders>
            <w:vAlign w:val="center"/>
          </w:tcPr>
          <w:p w14:paraId="00000127"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11.8</w:t>
            </w:r>
          </w:p>
        </w:tc>
        <w:tc>
          <w:tcPr>
            <w:tcW w:w="1843" w:type="dxa"/>
            <w:tcBorders>
              <w:top w:val="single" w:sz="4" w:space="0" w:color="000000"/>
            </w:tcBorders>
            <w:vAlign w:val="center"/>
          </w:tcPr>
          <w:p w14:paraId="00000128"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5</w:t>
            </w:r>
          </w:p>
        </w:tc>
      </w:tr>
      <w:tr w:rsidR="00D1038E" w14:paraId="160D570D" w14:textId="77777777">
        <w:tc>
          <w:tcPr>
            <w:tcW w:w="3964" w:type="dxa"/>
            <w:vAlign w:val="center"/>
          </w:tcPr>
          <w:p w14:paraId="00000129" w14:textId="77777777" w:rsidR="00D1038E" w:rsidRDefault="008E1079">
            <w:pPr>
              <w:pBdr>
                <w:top w:val="nil"/>
                <w:left w:val="nil"/>
                <w:bottom w:val="nil"/>
                <w:right w:val="nil"/>
                <w:between w:val="nil"/>
              </w:pBdr>
              <w:spacing w:before="40" w:after="40"/>
              <w:jc w:val="left"/>
              <w:rPr>
                <w:color w:val="000000"/>
                <w:szCs w:val="24"/>
              </w:rPr>
            </w:pPr>
            <w:r>
              <w:rPr>
                <w:color w:val="000000"/>
                <w:szCs w:val="24"/>
              </w:rPr>
              <w:lastRenderedPageBreak/>
              <w:t>Paranoide</w:t>
            </w:r>
          </w:p>
        </w:tc>
        <w:tc>
          <w:tcPr>
            <w:tcW w:w="1985" w:type="dxa"/>
            <w:vAlign w:val="center"/>
          </w:tcPr>
          <w:p w14:paraId="0000012A"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3.5</w:t>
            </w:r>
          </w:p>
        </w:tc>
        <w:tc>
          <w:tcPr>
            <w:tcW w:w="1559" w:type="dxa"/>
            <w:vAlign w:val="center"/>
          </w:tcPr>
          <w:p w14:paraId="0000012B"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6.9</w:t>
            </w:r>
          </w:p>
        </w:tc>
        <w:tc>
          <w:tcPr>
            <w:tcW w:w="1843" w:type="dxa"/>
            <w:vAlign w:val="center"/>
          </w:tcPr>
          <w:p w14:paraId="0000012C"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5.2</w:t>
            </w:r>
          </w:p>
        </w:tc>
      </w:tr>
      <w:tr w:rsidR="00D1038E" w14:paraId="18D13C08" w14:textId="77777777">
        <w:tc>
          <w:tcPr>
            <w:tcW w:w="3964" w:type="dxa"/>
            <w:vAlign w:val="center"/>
          </w:tcPr>
          <w:p w14:paraId="0000012D" w14:textId="77777777" w:rsidR="00D1038E" w:rsidRDefault="008E1079">
            <w:pPr>
              <w:pBdr>
                <w:top w:val="nil"/>
                <w:left w:val="nil"/>
                <w:bottom w:val="nil"/>
                <w:right w:val="nil"/>
                <w:between w:val="nil"/>
              </w:pBdr>
              <w:spacing w:before="40" w:after="40"/>
              <w:jc w:val="left"/>
              <w:rPr>
                <w:color w:val="000000"/>
                <w:szCs w:val="24"/>
              </w:rPr>
            </w:pPr>
            <w:r>
              <w:rPr>
                <w:color w:val="000000"/>
                <w:szCs w:val="24"/>
              </w:rPr>
              <w:t>Antisocial</w:t>
            </w:r>
          </w:p>
        </w:tc>
        <w:tc>
          <w:tcPr>
            <w:tcW w:w="1985" w:type="dxa"/>
            <w:vAlign w:val="center"/>
          </w:tcPr>
          <w:p w14:paraId="0000012E"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2.2</w:t>
            </w:r>
          </w:p>
        </w:tc>
        <w:tc>
          <w:tcPr>
            <w:tcW w:w="1559" w:type="dxa"/>
            <w:vAlign w:val="center"/>
          </w:tcPr>
          <w:p w14:paraId="0000012F"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9.3</w:t>
            </w:r>
          </w:p>
        </w:tc>
        <w:tc>
          <w:tcPr>
            <w:tcW w:w="1843" w:type="dxa"/>
            <w:vAlign w:val="center"/>
          </w:tcPr>
          <w:p w14:paraId="00000130"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5.1</w:t>
            </w:r>
          </w:p>
        </w:tc>
      </w:tr>
      <w:tr w:rsidR="00D1038E" w14:paraId="2DF8BC20" w14:textId="77777777">
        <w:tc>
          <w:tcPr>
            <w:tcW w:w="3964" w:type="dxa"/>
            <w:vAlign w:val="center"/>
          </w:tcPr>
          <w:p w14:paraId="00000131" w14:textId="77777777" w:rsidR="00D1038E" w:rsidRDefault="008E1079">
            <w:pPr>
              <w:pBdr>
                <w:top w:val="nil"/>
                <w:left w:val="nil"/>
                <w:bottom w:val="nil"/>
                <w:right w:val="nil"/>
                <w:between w:val="nil"/>
              </w:pBdr>
              <w:spacing w:before="40" w:after="40"/>
              <w:jc w:val="left"/>
              <w:rPr>
                <w:color w:val="000000"/>
                <w:szCs w:val="24"/>
              </w:rPr>
            </w:pPr>
            <w:r>
              <w:rPr>
                <w:color w:val="000000"/>
                <w:szCs w:val="24"/>
              </w:rPr>
              <w:t>Narcisista</w:t>
            </w:r>
          </w:p>
        </w:tc>
        <w:tc>
          <w:tcPr>
            <w:tcW w:w="1985" w:type="dxa"/>
            <w:vAlign w:val="center"/>
          </w:tcPr>
          <w:p w14:paraId="00000132"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1.6</w:t>
            </w:r>
          </w:p>
        </w:tc>
        <w:tc>
          <w:tcPr>
            <w:tcW w:w="1559" w:type="dxa"/>
            <w:vAlign w:val="center"/>
          </w:tcPr>
          <w:p w14:paraId="00000133"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7.4</w:t>
            </w:r>
          </w:p>
        </w:tc>
        <w:tc>
          <w:tcPr>
            <w:tcW w:w="1843" w:type="dxa"/>
            <w:vAlign w:val="center"/>
          </w:tcPr>
          <w:p w14:paraId="00000134"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4.3</w:t>
            </w:r>
          </w:p>
        </w:tc>
      </w:tr>
      <w:tr w:rsidR="00D1038E" w14:paraId="3A55DA76" w14:textId="77777777">
        <w:tc>
          <w:tcPr>
            <w:tcW w:w="3964" w:type="dxa"/>
            <w:vAlign w:val="center"/>
          </w:tcPr>
          <w:p w14:paraId="00000135" w14:textId="77777777" w:rsidR="00D1038E" w:rsidRDefault="008E1079">
            <w:pPr>
              <w:pBdr>
                <w:top w:val="nil"/>
                <w:left w:val="nil"/>
                <w:bottom w:val="nil"/>
                <w:right w:val="nil"/>
                <w:between w:val="nil"/>
              </w:pBdr>
              <w:spacing w:before="40" w:after="40"/>
              <w:jc w:val="left"/>
              <w:rPr>
                <w:color w:val="000000"/>
                <w:szCs w:val="24"/>
              </w:rPr>
            </w:pPr>
            <w:r>
              <w:rPr>
                <w:color w:val="000000"/>
                <w:szCs w:val="24"/>
              </w:rPr>
              <w:t>Histriónico</w:t>
            </w:r>
          </w:p>
        </w:tc>
        <w:tc>
          <w:tcPr>
            <w:tcW w:w="1985" w:type="dxa"/>
            <w:vAlign w:val="center"/>
          </w:tcPr>
          <w:p w14:paraId="00000136"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2.8</w:t>
            </w:r>
          </w:p>
        </w:tc>
        <w:tc>
          <w:tcPr>
            <w:tcW w:w="1559" w:type="dxa"/>
            <w:vAlign w:val="center"/>
          </w:tcPr>
          <w:p w14:paraId="00000137"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6.3</w:t>
            </w:r>
          </w:p>
        </w:tc>
        <w:tc>
          <w:tcPr>
            <w:tcW w:w="1843" w:type="dxa"/>
            <w:vAlign w:val="center"/>
          </w:tcPr>
          <w:p w14:paraId="00000138"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4.5</w:t>
            </w:r>
          </w:p>
        </w:tc>
      </w:tr>
      <w:tr w:rsidR="00D1038E" w14:paraId="0AAABB9C" w14:textId="77777777">
        <w:tc>
          <w:tcPr>
            <w:tcW w:w="3964" w:type="dxa"/>
            <w:vAlign w:val="center"/>
          </w:tcPr>
          <w:p w14:paraId="00000139" w14:textId="77777777" w:rsidR="00D1038E" w:rsidRDefault="008E1079">
            <w:pPr>
              <w:pBdr>
                <w:top w:val="nil"/>
                <w:left w:val="nil"/>
                <w:bottom w:val="nil"/>
                <w:right w:val="nil"/>
                <w:between w:val="nil"/>
              </w:pBdr>
              <w:spacing w:before="40" w:after="40"/>
              <w:jc w:val="left"/>
              <w:rPr>
                <w:color w:val="000000"/>
                <w:szCs w:val="24"/>
              </w:rPr>
            </w:pPr>
            <w:r>
              <w:rPr>
                <w:color w:val="000000"/>
                <w:szCs w:val="24"/>
              </w:rPr>
              <w:t>Límite</w:t>
            </w:r>
          </w:p>
        </w:tc>
        <w:tc>
          <w:tcPr>
            <w:tcW w:w="1985" w:type="dxa"/>
            <w:vAlign w:val="center"/>
          </w:tcPr>
          <w:p w14:paraId="0000013A"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3.1</w:t>
            </w:r>
          </w:p>
        </w:tc>
        <w:tc>
          <w:tcPr>
            <w:tcW w:w="1559" w:type="dxa"/>
            <w:vAlign w:val="center"/>
          </w:tcPr>
          <w:p w14:paraId="0000013B"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5.9</w:t>
            </w:r>
          </w:p>
        </w:tc>
        <w:tc>
          <w:tcPr>
            <w:tcW w:w="1843" w:type="dxa"/>
            <w:vAlign w:val="center"/>
          </w:tcPr>
          <w:p w14:paraId="0000013C"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4.4</w:t>
            </w:r>
          </w:p>
        </w:tc>
      </w:tr>
      <w:tr w:rsidR="00D1038E" w14:paraId="52EC01DF" w14:textId="77777777">
        <w:tc>
          <w:tcPr>
            <w:tcW w:w="3964" w:type="dxa"/>
            <w:vAlign w:val="center"/>
          </w:tcPr>
          <w:p w14:paraId="0000013D" w14:textId="77777777" w:rsidR="00D1038E" w:rsidRDefault="008E1079">
            <w:pPr>
              <w:pBdr>
                <w:top w:val="nil"/>
                <w:left w:val="nil"/>
                <w:bottom w:val="nil"/>
                <w:right w:val="nil"/>
                <w:between w:val="nil"/>
              </w:pBdr>
              <w:spacing w:before="40" w:after="40"/>
              <w:jc w:val="left"/>
              <w:rPr>
                <w:color w:val="000000"/>
                <w:szCs w:val="24"/>
              </w:rPr>
            </w:pPr>
            <w:r>
              <w:rPr>
                <w:color w:val="000000"/>
                <w:szCs w:val="24"/>
              </w:rPr>
              <w:t>Por evitación</w:t>
            </w:r>
          </w:p>
        </w:tc>
        <w:tc>
          <w:tcPr>
            <w:tcW w:w="1985" w:type="dxa"/>
            <w:vAlign w:val="center"/>
          </w:tcPr>
          <w:p w14:paraId="0000013E"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2.0</w:t>
            </w:r>
          </w:p>
        </w:tc>
        <w:tc>
          <w:tcPr>
            <w:tcW w:w="1559" w:type="dxa"/>
            <w:vAlign w:val="center"/>
          </w:tcPr>
          <w:p w14:paraId="0000013F"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10.2</w:t>
            </w:r>
          </w:p>
        </w:tc>
        <w:tc>
          <w:tcPr>
            <w:tcW w:w="1843" w:type="dxa"/>
            <w:vAlign w:val="center"/>
          </w:tcPr>
          <w:p w14:paraId="00000140"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4.9</w:t>
            </w:r>
          </w:p>
        </w:tc>
      </w:tr>
      <w:tr w:rsidR="00D1038E" w14:paraId="4310BCAD" w14:textId="77777777">
        <w:tc>
          <w:tcPr>
            <w:tcW w:w="3964" w:type="dxa"/>
            <w:vAlign w:val="center"/>
          </w:tcPr>
          <w:p w14:paraId="00000141" w14:textId="77777777" w:rsidR="00D1038E" w:rsidRDefault="008E1079">
            <w:pPr>
              <w:pBdr>
                <w:top w:val="nil"/>
                <w:left w:val="nil"/>
                <w:bottom w:val="nil"/>
                <w:right w:val="nil"/>
                <w:between w:val="nil"/>
              </w:pBdr>
              <w:spacing w:before="40" w:after="40"/>
              <w:jc w:val="left"/>
              <w:rPr>
                <w:color w:val="000000"/>
                <w:szCs w:val="24"/>
              </w:rPr>
            </w:pPr>
            <w:r>
              <w:rPr>
                <w:color w:val="000000"/>
                <w:szCs w:val="24"/>
              </w:rPr>
              <w:t>Por dependencia</w:t>
            </w:r>
          </w:p>
        </w:tc>
        <w:tc>
          <w:tcPr>
            <w:tcW w:w="1985" w:type="dxa"/>
            <w:vAlign w:val="center"/>
          </w:tcPr>
          <w:p w14:paraId="00000142"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3.1</w:t>
            </w:r>
          </w:p>
        </w:tc>
        <w:tc>
          <w:tcPr>
            <w:tcW w:w="1559" w:type="dxa"/>
            <w:vAlign w:val="center"/>
          </w:tcPr>
          <w:p w14:paraId="00000143"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7.3</w:t>
            </w:r>
          </w:p>
        </w:tc>
        <w:tc>
          <w:tcPr>
            <w:tcW w:w="1843" w:type="dxa"/>
            <w:vAlign w:val="center"/>
          </w:tcPr>
          <w:p w14:paraId="00000144"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4.6</w:t>
            </w:r>
          </w:p>
        </w:tc>
      </w:tr>
      <w:tr w:rsidR="00D1038E" w14:paraId="74230B91" w14:textId="77777777">
        <w:tc>
          <w:tcPr>
            <w:tcW w:w="3964" w:type="dxa"/>
            <w:vAlign w:val="center"/>
          </w:tcPr>
          <w:p w14:paraId="00000145" w14:textId="77777777" w:rsidR="00D1038E" w:rsidRDefault="008E1079">
            <w:pPr>
              <w:pBdr>
                <w:top w:val="nil"/>
                <w:left w:val="nil"/>
                <w:bottom w:val="nil"/>
                <w:right w:val="nil"/>
                <w:between w:val="nil"/>
              </w:pBdr>
              <w:spacing w:before="40" w:after="40"/>
              <w:jc w:val="left"/>
              <w:rPr>
                <w:color w:val="000000"/>
                <w:szCs w:val="24"/>
              </w:rPr>
            </w:pPr>
            <w:r>
              <w:rPr>
                <w:color w:val="000000"/>
                <w:szCs w:val="24"/>
              </w:rPr>
              <w:t>Obsesivo compulsivo</w:t>
            </w:r>
          </w:p>
        </w:tc>
        <w:tc>
          <w:tcPr>
            <w:tcW w:w="1985" w:type="dxa"/>
            <w:vAlign w:val="center"/>
          </w:tcPr>
          <w:p w14:paraId="00000146"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2.9</w:t>
            </w:r>
          </w:p>
        </w:tc>
        <w:tc>
          <w:tcPr>
            <w:tcW w:w="1559" w:type="dxa"/>
            <w:vAlign w:val="center"/>
          </w:tcPr>
          <w:p w14:paraId="00000147"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11.6</w:t>
            </w:r>
          </w:p>
        </w:tc>
        <w:tc>
          <w:tcPr>
            <w:tcW w:w="1843" w:type="dxa"/>
            <w:vAlign w:val="center"/>
          </w:tcPr>
          <w:p w14:paraId="00000148"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5</w:t>
            </w:r>
          </w:p>
        </w:tc>
      </w:tr>
      <w:tr w:rsidR="00D1038E" w14:paraId="7F7FA7E4" w14:textId="77777777">
        <w:tc>
          <w:tcPr>
            <w:tcW w:w="3964" w:type="dxa"/>
            <w:tcBorders>
              <w:bottom w:val="single" w:sz="4" w:space="0" w:color="000000"/>
            </w:tcBorders>
            <w:vAlign w:val="center"/>
          </w:tcPr>
          <w:p w14:paraId="00000149" w14:textId="77777777" w:rsidR="00D1038E" w:rsidRDefault="008E1079">
            <w:pPr>
              <w:pBdr>
                <w:top w:val="nil"/>
                <w:left w:val="nil"/>
                <w:bottom w:val="nil"/>
                <w:right w:val="nil"/>
                <w:between w:val="nil"/>
              </w:pBdr>
              <w:spacing w:before="40" w:after="40"/>
              <w:jc w:val="left"/>
              <w:rPr>
                <w:color w:val="000000"/>
                <w:szCs w:val="24"/>
              </w:rPr>
            </w:pPr>
            <w:r>
              <w:rPr>
                <w:color w:val="000000"/>
                <w:szCs w:val="24"/>
              </w:rPr>
              <w:t>Pasivo agresivo</w:t>
            </w:r>
          </w:p>
        </w:tc>
        <w:tc>
          <w:tcPr>
            <w:tcW w:w="1985" w:type="dxa"/>
            <w:tcBorders>
              <w:bottom w:val="single" w:sz="4" w:space="0" w:color="000000"/>
            </w:tcBorders>
            <w:vAlign w:val="center"/>
          </w:tcPr>
          <w:p w14:paraId="0000014A"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2.7</w:t>
            </w:r>
          </w:p>
        </w:tc>
        <w:tc>
          <w:tcPr>
            <w:tcW w:w="1559" w:type="dxa"/>
            <w:tcBorders>
              <w:bottom w:val="single" w:sz="4" w:space="0" w:color="000000"/>
            </w:tcBorders>
            <w:vAlign w:val="center"/>
          </w:tcPr>
          <w:p w14:paraId="0000014B"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9.9</w:t>
            </w:r>
          </w:p>
        </w:tc>
        <w:tc>
          <w:tcPr>
            <w:tcW w:w="1843" w:type="dxa"/>
            <w:tcBorders>
              <w:bottom w:val="single" w:sz="4" w:space="0" w:color="000000"/>
            </w:tcBorders>
            <w:vAlign w:val="center"/>
          </w:tcPr>
          <w:p w14:paraId="0000014C" w14:textId="77777777" w:rsidR="00D1038E" w:rsidRDefault="008E1079">
            <w:pPr>
              <w:pBdr>
                <w:top w:val="nil"/>
                <w:left w:val="nil"/>
                <w:bottom w:val="nil"/>
                <w:right w:val="nil"/>
                <w:between w:val="nil"/>
              </w:pBdr>
              <w:spacing w:before="40" w:after="40"/>
              <w:jc w:val="center"/>
              <w:rPr>
                <w:color w:val="000000"/>
                <w:szCs w:val="24"/>
              </w:rPr>
            </w:pPr>
            <w:r>
              <w:rPr>
                <w:color w:val="000000"/>
                <w:szCs w:val="24"/>
              </w:rPr>
              <w:t>4.6</w:t>
            </w:r>
          </w:p>
        </w:tc>
      </w:tr>
    </w:tbl>
    <w:p w14:paraId="0000014D" w14:textId="77777777" w:rsidR="00D1038E" w:rsidRDefault="008E1079">
      <w:pPr>
        <w:pBdr>
          <w:top w:val="nil"/>
          <w:left w:val="nil"/>
          <w:bottom w:val="nil"/>
          <w:right w:val="nil"/>
          <w:between w:val="nil"/>
        </w:pBdr>
        <w:spacing w:before="120" w:line="240" w:lineRule="auto"/>
        <w:rPr>
          <w:color w:val="000000"/>
          <w:sz w:val="20"/>
          <w:szCs w:val="20"/>
        </w:rPr>
      </w:pPr>
      <w:r>
        <w:rPr>
          <w:i/>
          <w:color w:val="000000"/>
          <w:sz w:val="20"/>
          <w:szCs w:val="20"/>
        </w:rPr>
        <w:t>*</w:t>
      </w:r>
      <w:r>
        <w:rPr>
          <w:color w:val="000000"/>
          <w:sz w:val="20"/>
          <w:szCs w:val="20"/>
        </w:rPr>
        <w:t xml:space="preserve"> Las medias y las desviaciones de esta prueba fueron obtenidas en población normal (no clínica).</w:t>
      </w:r>
    </w:p>
    <w:p w14:paraId="0000014E" w14:textId="77777777" w:rsidR="00D1038E" w:rsidRDefault="008E1079">
      <w:pPr>
        <w:pBdr>
          <w:top w:val="nil"/>
          <w:left w:val="nil"/>
          <w:bottom w:val="nil"/>
          <w:right w:val="nil"/>
          <w:between w:val="nil"/>
        </w:pBdr>
        <w:spacing w:before="120" w:line="240" w:lineRule="auto"/>
        <w:rPr>
          <w:color w:val="000000"/>
          <w:sz w:val="20"/>
          <w:szCs w:val="20"/>
        </w:rPr>
      </w:pPr>
      <w:r>
        <w:rPr>
          <w:i/>
          <w:color w:val="000000"/>
          <w:sz w:val="20"/>
          <w:szCs w:val="20"/>
        </w:rPr>
        <w:t>Fuente.</w:t>
      </w:r>
      <w:r>
        <w:rPr>
          <w:color w:val="000000"/>
          <w:sz w:val="20"/>
          <w:szCs w:val="20"/>
        </w:rPr>
        <w:t xml:space="preserve"> (Ramírez H. &amp; Guzmán, 2011). </w:t>
      </w:r>
    </w:p>
    <w:p w14:paraId="0000014F" w14:textId="77777777" w:rsidR="00D1038E" w:rsidRDefault="00D1038E">
      <w:pPr>
        <w:spacing w:after="160" w:line="259" w:lineRule="auto"/>
        <w:jc w:val="left"/>
      </w:pPr>
    </w:p>
    <w:p w14:paraId="00000150" w14:textId="77777777" w:rsidR="00D1038E" w:rsidRDefault="008E1079">
      <w:pPr>
        <w:jc w:val="left"/>
      </w:pPr>
      <w:bookmarkStart w:id="56" w:name="_heading=h.19c6y18" w:colFirst="0" w:colLast="0"/>
      <w:bookmarkEnd w:id="56"/>
      <w:r>
        <w:rPr>
          <w:b/>
        </w:rPr>
        <w:t>Tabla 2</w:t>
      </w:r>
      <w:r>
        <w:br/>
      </w:r>
      <w:r>
        <w:rPr>
          <w:i/>
        </w:rPr>
        <w:t>Características demográficas y tipo de tratamiento de hemodiálisis y diálisis peritoneal con la adherencia (SMAQ)</w:t>
      </w:r>
      <w:r>
        <w:t xml:space="preserve"> </w:t>
      </w:r>
    </w:p>
    <w:tbl>
      <w:tblPr>
        <w:tblStyle w:val="a8"/>
        <w:tblW w:w="9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4"/>
        <w:gridCol w:w="992"/>
        <w:gridCol w:w="993"/>
        <w:gridCol w:w="1134"/>
        <w:gridCol w:w="992"/>
        <w:gridCol w:w="1701"/>
      </w:tblGrid>
      <w:tr w:rsidR="00D1038E" w14:paraId="5F58DD86" w14:textId="77777777">
        <w:trPr>
          <w:trHeight w:val="225"/>
        </w:trPr>
        <w:tc>
          <w:tcPr>
            <w:tcW w:w="3544" w:type="dxa"/>
            <w:vMerge w:val="restart"/>
            <w:tcBorders>
              <w:top w:val="single" w:sz="4" w:space="0" w:color="000000"/>
              <w:left w:val="nil"/>
              <w:bottom w:val="single" w:sz="4" w:space="0" w:color="000000"/>
              <w:right w:val="nil"/>
            </w:tcBorders>
            <w:shd w:val="clear" w:color="auto" w:fill="FFFFFF"/>
            <w:vAlign w:val="center"/>
          </w:tcPr>
          <w:p w14:paraId="00000151" w14:textId="77777777" w:rsidR="00D1038E" w:rsidRDefault="008E1079">
            <w:pPr>
              <w:jc w:val="center"/>
            </w:pPr>
            <w:r>
              <w:t> </w:t>
            </w:r>
          </w:p>
        </w:tc>
        <w:tc>
          <w:tcPr>
            <w:tcW w:w="4111" w:type="dxa"/>
            <w:gridSpan w:val="4"/>
            <w:tcBorders>
              <w:top w:val="single" w:sz="4" w:space="0" w:color="000000"/>
              <w:left w:val="nil"/>
              <w:bottom w:val="nil"/>
              <w:right w:val="nil"/>
            </w:tcBorders>
            <w:shd w:val="clear" w:color="auto" w:fill="FFFFFF"/>
            <w:vAlign w:val="center"/>
          </w:tcPr>
          <w:p w14:paraId="00000152" w14:textId="77777777" w:rsidR="00D1038E" w:rsidRDefault="008E1079">
            <w:pPr>
              <w:jc w:val="center"/>
            </w:pPr>
            <w:r>
              <w:t>Adherencia (SMAQ)</w:t>
            </w:r>
          </w:p>
        </w:tc>
        <w:tc>
          <w:tcPr>
            <w:tcW w:w="1701" w:type="dxa"/>
            <w:tcBorders>
              <w:top w:val="single" w:sz="4" w:space="0" w:color="000000"/>
              <w:left w:val="nil"/>
              <w:bottom w:val="nil"/>
              <w:right w:val="nil"/>
            </w:tcBorders>
            <w:shd w:val="clear" w:color="auto" w:fill="FFFFFF"/>
            <w:vAlign w:val="center"/>
          </w:tcPr>
          <w:p w14:paraId="00000156" w14:textId="77777777" w:rsidR="00D1038E" w:rsidRDefault="008E1079">
            <w:pPr>
              <w:jc w:val="center"/>
            </w:pPr>
            <w:r>
              <w:t> </w:t>
            </w:r>
          </w:p>
        </w:tc>
      </w:tr>
      <w:tr w:rsidR="00D1038E" w14:paraId="6F3735B8" w14:textId="77777777">
        <w:trPr>
          <w:trHeight w:val="225"/>
        </w:trPr>
        <w:tc>
          <w:tcPr>
            <w:tcW w:w="3544" w:type="dxa"/>
            <w:vMerge/>
            <w:tcBorders>
              <w:top w:val="single" w:sz="4" w:space="0" w:color="000000"/>
              <w:left w:val="nil"/>
              <w:bottom w:val="single" w:sz="4" w:space="0" w:color="000000"/>
              <w:right w:val="nil"/>
            </w:tcBorders>
            <w:shd w:val="clear" w:color="auto" w:fill="FFFFFF"/>
            <w:vAlign w:val="center"/>
          </w:tcPr>
          <w:p w14:paraId="00000157" w14:textId="77777777" w:rsidR="00D1038E" w:rsidRDefault="00D1038E">
            <w:pPr>
              <w:widowControl w:val="0"/>
              <w:pBdr>
                <w:top w:val="nil"/>
                <w:left w:val="nil"/>
                <w:bottom w:val="nil"/>
                <w:right w:val="nil"/>
                <w:between w:val="nil"/>
              </w:pBdr>
              <w:spacing w:line="276" w:lineRule="auto"/>
              <w:jc w:val="left"/>
            </w:pPr>
          </w:p>
        </w:tc>
        <w:tc>
          <w:tcPr>
            <w:tcW w:w="1985" w:type="dxa"/>
            <w:gridSpan w:val="2"/>
            <w:tcBorders>
              <w:top w:val="single" w:sz="4" w:space="0" w:color="000000"/>
              <w:left w:val="nil"/>
              <w:bottom w:val="single" w:sz="4" w:space="0" w:color="000000"/>
              <w:right w:val="nil"/>
            </w:tcBorders>
            <w:shd w:val="clear" w:color="auto" w:fill="FFFFFF"/>
            <w:vAlign w:val="center"/>
          </w:tcPr>
          <w:p w14:paraId="00000158" w14:textId="77777777" w:rsidR="00D1038E" w:rsidRDefault="008E1079">
            <w:pPr>
              <w:jc w:val="center"/>
            </w:pPr>
            <w:r>
              <w:t>No</w:t>
            </w:r>
          </w:p>
        </w:tc>
        <w:tc>
          <w:tcPr>
            <w:tcW w:w="2126" w:type="dxa"/>
            <w:gridSpan w:val="2"/>
            <w:tcBorders>
              <w:top w:val="single" w:sz="4" w:space="0" w:color="000000"/>
              <w:left w:val="nil"/>
              <w:bottom w:val="single" w:sz="4" w:space="0" w:color="000000"/>
              <w:right w:val="nil"/>
            </w:tcBorders>
            <w:shd w:val="clear" w:color="auto" w:fill="FFFFFF"/>
            <w:vAlign w:val="center"/>
          </w:tcPr>
          <w:p w14:paraId="0000015A" w14:textId="77777777" w:rsidR="00D1038E" w:rsidRDefault="008E1079">
            <w:pPr>
              <w:jc w:val="center"/>
            </w:pPr>
            <w:r>
              <w:t>Sí</w:t>
            </w:r>
          </w:p>
        </w:tc>
        <w:tc>
          <w:tcPr>
            <w:tcW w:w="1701" w:type="dxa"/>
            <w:tcBorders>
              <w:top w:val="nil"/>
              <w:left w:val="nil"/>
              <w:bottom w:val="nil"/>
              <w:right w:val="nil"/>
            </w:tcBorders>
            <w:shd w:val="clear" w:color="auto" w:fill="FFFFFF"/>
            <w:vAlign w:val="center"/>
          </w:tcPr>
          <w:p w14:paraId="0000015C" w14:textId="77777777" w:rsidR="00D1038E" w:rsidRDefault="008E1079">
            <w:pPr>
              <w:jc w:val="center"/>
            </w:pPr>
            <w:r>
              <w:t>Valor P</w:t>
            </w:r>
          </w:p>
        </w:tc>
      </w:tr>
      <w:tr w:rsidR="00D1038E" w14:paraId="3414BE18" w14:textId="77777777">
        <w:trPr>
          <w:trHeight w:val="225"/>
        </w:trPr>
        <w:tc>
          <w:tcPr>
            <w:tcW w:w="3544" w:type="dxa"/>
            <w:vMerge/>
            <w:tcBorders>
              <w:top w:val="single" w:sz="4" w:space="0" w:color="000000"/>
              <w:left w:val="nil"/>
              <w:bottom w:val="single" w:sz="4" w:space="0" w:color="000000"/>
              <w:right w:val="nil"/>
            </w:tcBorders>
            <w:shd w:val="clear" w:color="auto" w:fill="FFFFFF"/>
            <w:vAlign w:val="center"/>
          </w:tcPr>
          <w:p w14:paraId="0000015D" w14:textId="77777777" w:rsidR="00D1038E" w:rsidRDefault="00D1038E">
            <w:pPr>
              <w:widowControl w:val="0"/>
              <w:pBdr>
                <w:top w:val="nil"/>
                <w:left w:val="nil"/>
                <w:bottom w:val="nil"/>
                <w:right w:val="nil"/>
                <w:between w:val="nil"/>
              </w:pBdr>
              <w:spacing w:line="276" w:lineRule="auto"/>
              <w:jc w:val="left"/>
            </w:pPr>
          </w:p>
        </w:tc>
        <w:tc>
          <w:tcPr>
            <w:tcW w:w="992" w:type="dxa"/>
            <w:tcBorders>
              <w:top w:val="nil"/>
              <w:left w:val="nil"/>
              <w:bottom w:val="single" w:sz="4" w:space="0" w:color="000000"/>
              <w:right w:val="nil"/>
            </w:tcBorders>
            <w:shd w:val="clear" w:color="auto" w:fill="FFFFFF"/>
            <w:vAlign w:val="center"/>
          </w:tcPr>
          <w:p w14:paraId="0000015E" w14:textId="77777777" w:rsidR="00D1038E" w:rsidRDefault="008E1079">
            <w:pPr>
              <w:jc w:val="center"/>
            </w:pPr>
            <w:r>
              <w:t>N</w:t>
            </w:r>
          </w:p>
        </w:tc>
        <w:tc>
          <w:tcPr>
            <w:tcW w:w="993" w:type="dxa"/>
            <w:tcBorders>
              <w:top w:val="nil"/>
              <w:left w:val="nil"/>
              <w:bottom w:val="single" w:sz="4" w:space="0" w:color="000000"/>
              <w:right w:val="nil"/>
            </w:tcBorders>
            <w:shd w:val="clear" w:color="auto" w:fill="FFFFFF"/>
            <w:vAlign w:val="center"/>
          </w:tcPr>
          <w:p w14:paraId="0000015F" w14:textId="77777777" w:rsidR="00D1038E" w:rsidRDefault="008E1079">
            <w:pPr>
              <w:jc w:val="center"/>
            </w:pPr>
            <w:r>
              <w:t>%</w:t>
            </w:r>
          </w:p>
        </w:tc>
        <w:tc>
          <w:tcPr>
            <w:tcW w:w="1134" w:type="dxa"/>
            <w:tcBorders>
              <w:top w:val="nil"/>
              <w:left w:val="nil"/>
              <w:bottom w:val="single" w:sz="4" w:space="0" w:color="000000"/>
              <w:right w:val="nil"/>
            </w:tcBorders>
            <w:shd w:val="clear" w:color="auto" w:fill="FFFFFF"/>
            <w:vAlign w:val="center"/>
          </w:tcPr>
          <w:p w14:paraId="00000160" w14:textId="77777777" w:rsidR="00D1038E" w:rsidRDefault="008E1079">
            <w:pPr>
              <w:jc w:val="center"/>
            </w:pPr>
            <w:r>
              <w:t>N</w:t>
            </w:r>
          </w:p>
        </w:tc>
        <w:tc>
          <w:tcPr>
            <w:tcW w:w="992" w:type="dxa"/>
            <w:tcBorders>
              <w:top w:val="nil"/>
              <w:left w:val="nil"/>
              <w:bottom w:val="single" w:sz="4" w:space="0" w:color="000000"/>
              <w:right w:val="nil"/>
            </w:tcBorders>
            <w:shd w:val="clear" w:color="auto" w:fill="FFFFFF"/>
            <w:vAlign w:val="center"/>
          </w:tcPr>
          <w:p w14:paraId="00000161" w14:textId="77777777" w:rsidR="00D1038E" w:rsidRDefault="008E1079">
            <w:pPr>
              <w:jc w:val="center"/>
            </w:pPr>
            <w:r>
              <w:t>%</w:t>
            </w:r>
          </w:p>
        </w:tc>
        <w:tc>
          <w:tcPr>
            <w:tcW w:w="1701" w:type="dxa"/>
            <w:tcBorders>
              <w:top w:val="nil"/>
              <w:left w:val="nil"/>
              <w:bottom w:val="single" w:sz="4" w:space="0" w:color="000000"/>
              <w:right w:val="nil"/>
            </w:tcBorders>
            <w:shd w:val="clear" w:color="auto" w:fill="FFFFFF"/>
            <w:vAlign w:val="center"/>
          </w:tcPr>
          <w:p w14:paraId="00000162" w14:textId="77777777" w:rsidR="00D1038E" w:rsidRDefault="008E1079">
            <w:pPr>
              <w:jc w:val="center"/>
            </w:pPr>
            <w:r>
              <w:t> </w:t>
            </w:r>
          </w:p>
        </w:tc>
      </w:tr>
      <w:tr w:rsidR="00D1038E" w14:paraId="1ACD6813" w14:textId="77777777">
        <w:trPr>
          <w:trHeight w:val="225"/>
        </w:trPr>
        <w:tc>
          <w:tcPr>
            <w:tcW w:w="3544" w:type="dxa"/>
            <w:tcBorders>
              <w:top w:val="nil"/>
              <w:left w:val="nil"/>
              <w:bottom w:val="nil"/>
              <w:right w:val="nil"/>
            </w:tcBorders>
            <w:shd w:val="clear" w:color="auto" w:fill="FFFFFF"/>
            <w:vAlign w:val="center"/>
          </w:tcPr>
          <w:p w14:paraId="00000163" w14:textId="77777777" w:rsidR="00D1038E" w:rsidRDefault="008E1079">
            <w:pPr>
              <w:jc w:val="left"/>
            </w:pPr>
            <w:r>
              <w:t>Sexo</w:t>
            </w:r>
          </w:p>
        </w:tc>
        <w:tc>
          <w:tcPr>
            <w:tcW w:w="992" w:type="dxa"/>
            <w:tcBorders>
              <w:top w:val="nil"/>
              <w:left w:val="nil"/>
              <w:bottom w:val="nil"/>
              <w:right w:val="nil"/>
            </w:tcBorders>
            <w:shd w:val="clear" w:color="auto" w:fill="FFFFFF"/>
            <w:vAlign w:val="center"/>
          </w:tcPr>
          <w:p w14:paraId="00000164" w14:textId="77777777" w:rsidR="00D1038E" w:rsidRDefault="008E1079">
            <w:pPr>
              <w:jc w:val="center"/>
            </w:pPr>
            <w:r>
              <w:t> </w:t>
            </w:r>
          </w:p>
        </w:tc>
        <w:tc>
          <w:tcPr>
            <w:tcW w:w="993" w:type="dxa"/>
            <w:tcBorders>
              <w:top w:val="nil"/>
              <w:left w:val="nil"/>
              <w:bottom w:val="nil"/>
              <w:right w:val="nil"/>
            </w:tcBorders>
            <w:shd w:val="clear" w:color="auto" w:fill="FFFFFF"/>
            <w:vAlign w:val="center"/>
          </w:tcPr>
          <w:p w14:paraId="00000165" w14:textId="77777777" w:rsidR="00D1038E" w:rsidRDefault="008E1079">
            <w:pPr>
              <w:jc w:val="center"/>
            </w:pPr>
            <w:r>
              <w:t> </w:t>
            </w:r>
          </w:p>
        </w:tc>
        <w:tc>
          <w:tcPr>
            <w:tcW w:w="1134" w:type="dxa"/>
            <w:tcBorders>
              <w:top w:val="nil"/>
              <w:left w:val="nil"/>
              <w:bottom w:val="nil"/>
              <w:right w:val="nil"/>
            </w:tcBorders>
            <w:shd w:val="clear" w:color="auto" w:fill="FFFFFF"/>
            <w:vAlign w:val="center"/>
          </w:tcPr>
          <w:p w14:paraId="00000166" w14:textId="77777777" w:rsidR="00D1038E" w:rsidRDefault="008E1079">
            <w:pPr>
              <w:jc w:val="center"/>
            </w:pPr>
            <w:r>
              <w:t> </w:t>
            </w:r>
          </w:p>
        </w:tc>
        <w:tc>
          <w:tcPr>
            <w:tcW w:w="992" w:type="dxa"/>
            <w:tcBorders>
              <w:top w:val="nil"/>
              <w:left w:val="nil"/>
              <w:bottom w:val="nil"/>
              <w:right w:val="nil"/>
            </w:tcBorders>
            <w:shd w:val="clear" w:color="auto" w:fill="FFFFFF"/>
            <w:vAlign w:val="center"/>
          </w:tcPr>
          <w:p w14:paraId="00000167" w14:textId="77777777" w:rsidR="00D1038E" w:rsidRDefault="008E1079">
            <w:pPr>
              <w:jc w:val="center"/>
            </w:pPr>
            <w:r>
              <w:t> </w:t>
            </w:r>
          </w:p>
        </w:tc>
        <w:tc>
          <w:tcPr>
            <w:tcW w:w="1701" w:type="dxa"/>
            <w:tcBorders>
              <w:top w:val="nil"/>
              <w:left w:val="nil"/>
              <w:bottom w:val="nil"/>
              <w:right w:val="nil"/>
            </w:tcBorders>
            <w:shd w:val="clear" w:color="auto" w:fill="FFFFFF"/>
            <w:vAlign w:val="center"/>
          </w:tcPr>
          <w:p w14:paraId="00000168" w14:textId="77777777" w:rsidR="00D1038E" w:rsidRDefault="008E1079">
            <w:pPr>
              <w:jc w:val="center"/>
            </w:pPr>
            <w:r>
              <w:t>0.13</w:t>
            </w:r>
          </w:p>
        </w:tc>
      </w:tr>
      <w:tr w:rsidR="00D1038E" w14:paraId="551E7412" w14:textId="77777777">
        <w:trPr>
          <w:trHeight w:val="210"/>
        </w:trPr>
        <w:tc>
          <w:tcPr>
            <w:tcW w:w="3544" w:type="dxa"/>
            <w:tcBorders>
              <w:top w:val="nil"/>
              <w:left w:val="nil"/>
              <w:right w:val="nil"/>
            </w:tcBorders>
            <w:shd w:val="clear" w:color="auto" w:fill="FFFFFF"/>
            <w:vAlign w:val="center"/>
          </w:tcPr>
          <w:p w14:paraId="00000169" w14:textId="77777777" w:rsidR="00D1038E" w:rsidRDefault="008E1079">
            <w:pPr>
              <w:jc w:val="left"/>
            </w:pPr>
            <w:r>
              <w:t>Hombre</w:t>
            </w:r>
          </w:p>
        </w:tc>
        <w:tc>
          <w:tcPr>
            <w:tcW w:w="992" w:type="dxa"/>
            <w:tcBorders>
              <w:top w:val="nil"/>
              <w:left w:val="nil"/>
              <w:bottom w:val="nil"/>
              <w:right w:val="nil"/>
            </w:tcBorders>
            <w:shd w:val="clear" w:color="auto" w:fill="FFFFFF"/>
            <w:vAlign w:val="center"/>
          </w:tcPr>
          <w:p w14:paraId="0000016A" w14:textId="77777777" w:rsidR="00D1038E" w:rsidRDefault="008E1079">
            <w:pPr>
              <w:jc w:val="center"/>
            </w:pPr>
            <w:r>
              <w:t>55</w:t>
            </w:r>
          </w:p>
        </w:tc>
        <w:tc>
          <w:tcPr>
            <w:tcW w:w="993" w:type="dxa"/>
            <w:tcBorders>
              <w:top w:val="nil"/>
              <w:left w:val="nil"/>
              <w:bottom w:val="nil"/>
              <w:right w:val="nil"/>
            </w:tcBorders>
            <w:shd w:val="clear" w:color="auto" w:fill="FFFFFF"/>
            <w:vAlign w:val="center"/>
          </w:tcPr>
          <w:p w14:paraId="0000016B" w14:textId="77777777" w:rsidR="00D1038E" w:rsidRDefault="008E1079">
            <w:pPr>
              <w:jc w:val="center"/>
            </w:pPr>
            <w:r>
              <w:t>58.5</w:t>
            </w:r>
          </w:p>
        </w:tc>
        <w:tc>
          <w:tcPr>
            <w:tcW w:w="1134" w:type="dxa"/>
            <w:tcBorders>
              <w:top w:val="nil"/>
              <w:left w:val="nil"/>
              <w:bottom w:val="nil"/>
              <w:right w:val="nil"/>
            </w:tcBorders>
            <w:shd w:val="clear" w:color="auto" w:fill="FFFFFF"/>
            <w:vAlign w:val="center"/>
          </w:tcPr>
          <w:p w14:paraId="0000016C" w14:textId="77777777" w:rsidR="00D1038E" w:rsidRDefault="008E1079">
            <w:pPr>
              <w:jc w:val="center"/>
            </w:pPr>
            <w:r>
              <w:t>45</w:t>
            </w:r>
          </w:p>
        </w:tc>
        <w:tc>
          <w:tcPr>
            <w:tcW w:w="992" w:type="dxa"/>
            <w:tcBorders>
              <w:top w:val="nil"/>
              <w:left w:val="nil"/>
              <w:bottom w:val="nil"/>
              <w:right w:val="nil"/>
            </w:tcBorders>
            <w:shd w:val="clear" w:color="auto" w:fill="FFFFFF"/>
            <w:vAlign w:val="center"/>
          </w:tcPr>
          <w:p w14:paraId="0000016D" w14:textId="77777777" w:rsidR="00D1038E" w:rsidRDefault="008E1079">
            <w:pPr>
              <w:jc w:val="center"/>
            </w:pPr>
            <w:r>
              <w:t>70.3</w:t>
            </w:r>
          </w:p>
        </w:tc>
        <w:tc>
          <w:tcPr>
            <w:tcW w:w="1701" w:type="dxa"/>
            <w:tcBorders>
              <w:top w:val="nil"/>
              <w:left w:val="nil"/>
              <w:bottom w:val="nil"/>
              <w:right w:val="nil"/>
            </w:tcBorders>
            <w:shd w:val="clear" w:color="auto" w:fill="FFFFFF"/>
            <w:vAlign w:val="center"/>
          </w:tcPr>
          <w:p w14:paraId="0000016E" w14:textId="77777777" w:rsidR="00D1038E" w:rsidRDefault="008E1079">
            <w:pPr>
              <w:jc w:val="center"/>
            </w:pPr>
            <w:r>
              <w:t> </w:t>
            </w:r>
          </w:p>
        </w:tc>
      </w:tr>
      <w:tr w:rsidR="00D1038E" w14:paraId="0C57C835" w14:textId="77777777">
        <w:trPr>
          <w:trHeight w:val="225"/>
        </w:trPr>
        <w:tc>
          <w:tcPr>
            <w:tcW w:w="3544" w:type="dxa"/>
            <w:tcBorders>
              <w:top w:val="nil"/>
              <w:left w:val="nil"/>
              <w:bottom w:val="single" w:sz="4" w:space="0" w:color="000000"/>
              <w:right w:val="nil"/>
            </w:tcBorders>
            <w:shd w:val="clear" w:color="auto" w:fill="FFFFFF"/>
            <w:vAlign w:val="center"/>
          </w:tcPr>
          <w:p w14:paraId="0000016F" w14:textId="77777777" w:rsidR="00D1038E" w:rsidRDefault="008E1079">
            <w:pPr>
              <w:jc w:val="left"/>
            </w:pPr>
            <w:r>
              <w:t>Mujer</w:t>
            </w:r>
          </w:p>
        </w:tc>
        <w:tc>
          <w:tcPr>
            <w:tcW w:w="992" w:type="dxa"/>
            <w:tcBorders>
              <w:top w:val="nil"/>
              <w:left w:val="nil"/>
              <w:bottom w:val="nil"/>
              <w:right w:val="nil"/>
            </w:tcBorders>
            <w:shd w:val="clear" w:color="auto" w:fill="FFFFFF"/>
            <w:vAlign w:val="center"/>
          </w:tcPr>
          <w:p w14:paraId="00000170" w14:textId="77777777" w:rsidR="00D1038E" w:rsidRDefault="008E1079">
            <w:pPr>
              <w:jc w:val="center"/>
            </w:pPr>
            <w:r>
              <w:t>39</w:t>
            </w:r>
          </w:p>
        </w:tc>
        <w:tc>
          <w:tcPr>
            <w:tcW w:w="993" w:type="dxa"/>
            <w:tcBorders>
              <w:top w:val="nil"/>
              <w:left w:val="nil"/>
              <w:bottom w:val="nil"/>
              <w:right w:val="nil"/>
            </w:tcBorders>
            <w:shd w:val="clear" w:color="auto" w:fill="FFFFFF"/>
            <w:vAlign w:val="center"/>
          </w:tcPr>
          <w:p w14:paraId="00000171" w14:textId="77777777" w:rsidR="00D1038E" w:rsidRDefault="008E1079">
            <w:pPr>
              <w:jc w:val="center"/>
            </w:pPr>
            <w:r>
              <w:t>41.5</w:t>
            </w:r>
          </w:p>
        </w:tc>
        <w:tc>
          <w:tcPr>
            <w:tcW w:w="1134" w:type="dxa"/>
            <w:tcBorders>
              <w:top w:val="nil"/>
              <w:left w:val="nil"/>
              <w:bottom w:val="nil"/>
              <w:right w:val="nil"/>
            </w:tcBorders>
            <w:shd w:val="clear" w:color="auto" w:fill="FFFFFF"/>
            <w:vAlign w:val="center"/>
          </w:tcPr>
          <w:p w14:paraId="00000172" w14:textId="77777777" w:rsidR="00D1038E" w:rsidRDefault="008E1079">
            <w:pPr>
              <w:jc w:val="center"/>
            </w:pPr>
            <w:r>
              <w:t>19</w:t>
            </w:r>
          </w:p>
        </w:tc>
        <w:tc>
          <w:tcPr>
            <w:tcW w:w="992" w:type="dxa"/>
            <w:tcBorders>
              <w:top w:val="nil"/>
              <w:left w:val="nil"/>
              <w:bottom w:val="nil"/>
              <w:right w:val="nil"/>
            </w:tcBorders>
            <w:shd w:val="clear" w:color="auto" w:fill="FFFFFF"/>
            <w:vAlign w:val="center"/>
          </w:tcPr>
          <w:p w14:paraId="00000173" w14:textId="77777777" w:rsidR="00D1038E" w:rsidRDefault="008E1079">
            <w:pPr>
              <w:jc w:val="center"/>
            </w:pPr>
            <w:r>
              <w:t>29.7</w:t>
            </w:r>
          </w:p>
        </w:tc>
        <w:tc>
          <w:tcPr>
            <w:tcW w:w="1701" w:type="dxa"/>
            <w:tcBorders>
              <w:top w:val="nil"/>
              <w:left w:val="nil"/>
              <w:bottom w:val="nil"/>
              <w:right w:val="nil"/>
            </w:tcBorders>
            <w:shd w:val="clear" w:color="auto" w:fill="FFFFFF"/>
            <w:vAlign w:val="center"/>
          </w:tcPr>
          <w:p w14:paraId="00000174" w14:textId="77777777" w:rsidR="00D1038E" w:rsidRDefault="008E1079">
            <w:pPr>
              <w:jc w:val="center"/>
            </w:pPr>
            <w:r>
              <w:t> </w:t>
            </w:r>
          </w:p>
        </w:tc>
      </w:tr>
      <w:tr w:rsidR="00D1038E" w14:paraId="1EA861C9" w14:textId="77777777">
        <w:trPr>
          <w:trHeight w:val="225"/>
        </w:trPr>
        <w:tc>
          <w:tcPr>
            <w:tcW w:w="3544" w:type="dxa"/>
            <w:tcBorders>
              <w:top w:val="nil"/>
              <w:left w:val="nil"/>
              <w:bottom w:val="nil"/>
              <w:right w:val="nil"/>
            </w:tcBorders>
            <w:shd w:val="clear" w:color="auto" w:fill="FFFFFF"/>
            <w:vAlign w:val="center"/>
          </w:tcPr>
          <w:p w14:paraId="00000175" w14:textId="77777777" w:rsidR="00D1038E" w:rsidRDefault="008E1079">
            <w:pPr>
              <w:jc w:val="left"/>
            </w:pPr>
            <w:r>
              <w:t>Edad</w:t>
            </w:r>
          </w:p>
        </w:tc>
        <w:tc>
          <w:tcPr>
            <w:tcW w:w="992" w:type="dxa"/>
            <w:tcBorders>
              <w:top w:val="nil"/>
              <w:left w:val="nil"/>
              <w:bottom w:val="nil"/>
              <w:right w:val="nil"/>
            </w:tcBorders>
            <w:shd w:val="clear" w:color="auto" w:fill="FFFFFF"/>
            <w:vAlign w:val="center"/>
          </w:tcPr>
          <w:p w14:paraId="00000176" w14:textId="77777777" w:rsidR="00D1038E" w:rsidRDefault="008E1079">
            <w:pPr>
              <w:jc w:val="center"/>
            </w:pPr>
            <w:r>
              <w:t> </w:t>
            </w:r>
          </w:p>
        </w:tc>
        <w:tc>
          <w:tcPr>
            <w:tcW w:w="993" w:type="dxa"/>
            <w:tcBorders>
              <w:top w:val="nil"/>
              <w:left w:val="nil"/>
              <w:bottom w:val="nil"/>
              <w:right w:val="nil"/>
            </w:tcBorders>
            <w:shd w:val="clear" w:color="auto" w:fill="FFFFFF"/>
            <w:vAlign w:val="center"/>
          </w:tcPr>
          <w:p w14:paraId="00000177" w14:textId="77777777" w:rsidR="00D1038E" w:rsidRDefault="008E1079">
            <w:pPr>
              <w:jc w:val="center"/>
            </w:pPr>
            <w:r>
              <w:t> </w:t>
            </w:r>
          </w:p>
        </w:tc>
        <w:tc>
          <w:tcPr>
            <w:tcW w:w="1134" w:type="dxa"/>
            <w:tcBorders>
              <w:top w:val="nil"/>
              <w:left w:val="nil"/>
              <w:bottom w:val="nil"/>
              <w:right w:val="nil"/>
            </w:tcBorders>
            <w:shd w:val="clear" w:color="auto" w:fill="FFFFFF"/>
            <w:vAlign w:val="center"/>
          </w:tcPr>
          <w:p w14:paraId="00000178" w14:textId="77777777" w:rsidR="00D1038E" w:rsidRDefault="008E1079">
            <w:pPr>
              <w:jc w:val="center"/>
            </w:pPr>
            <w:r>
              <w:t> </w:t>
            </w:r>
          </w:p>
        </w:tc>
        <w:tc>
          <w:tcPr>
            <w:tcW w:w="992" w:type="dxa"/>
            <w:tcBorders>
              <w:top w:val="nil"/>
              <w:left w:val="nil"/>
              <w:bottom w:val="nil"/>
              <w:right w:val="nil"/>
            </w:tcBorders>
            <w:shd w:val="clear" w:color="auto" w:fill="FFFFFF"/>
            <w:vAlign w:val="center"/>
          </w:tcPr>
          <w:p w14:paraId="00000179" w14:textId="77777777" w:rsidR="00D1038E" w:rsidRDefault="008E1079">
            <w:pPr>
              <w:jc w:val="center"/>
            </w:pPr>
            <w:r>
              <w:t> </w:t>
            </w:r>
          </w:p>
        </w:tc>
        <w:tc>
          <w:tcPr>
            <w:tcW w:w="1701" w:type="dxa"/>
            <w:tcBorders>
              <w:top w:val="nil"/>
              <w:left w:val="nil"/>
              <w:bottom w:val="nil"/>
              <w:right w:val="nil"/>
            </w:tcBorders>
            <w:shd w:val="clear" w:color="auto" w:fill="FFFFFF"/>
            <w:vAlign w:val="center"/>
          </w:tcPr>
          <w:p w14:paraId="0000017A" w14:textId="77777777" w:rsidR="00D1038E" w:rsidRDefault="008E1079">
            <w:pPr>
              <w:jc w:val="center"/>
            </w:pPr>
            <w:r>
              <w:t> </w:t>
            </w:r>
          </w:p>
        </w:tc>
      </w:tr>
      <w:tr w:rsidR="00D1038E" w14:paraId="3CBC2F44" w14:textId="77777777">
        <w:trPr>
          <w:trHeight w:val="225"/>
        </w:trPr>
        <w:tc>
          <w:tcPr>
            <w:tcW w:w="3544" w:type="dxa"/>
            <w:tcBorders>
              <w:top w:val="nil"/>
              <w:left w:val="nil"/>
              <w:bottom w:val="nil"/>
              <w:right w:val="nil"/>
            </w:tcBorders>
            <w:shd w:val="clear" w:color="auto" w:fill="FFFFFF"/>
            <w:vAlign w:val="center"/>
          </w:tcPr>
          <w:p w14:paraId="0000017B" w14:textId="77777777" w:rsidR="00D1038E" w:rsidRDefault="008E1079">
            <w:pPr>
              <w:jc w:val="left"/>
            </w:pPr>
            <w:r>
              <w:t>19 a 25</w:t>
            </w:r>
          </w:p>
        </w:tc>
        <w:tc>
          <w:tcPr>
            <w:tcW w:w="992" w:type="dxa"/>
            <w:tcBorders>
              <w:top w:val="nil"/>
              <w:left w:val="nil"/>
              <w:bottom w:val="nil"/>
              <w:right w:val="nil"/>
            </w:tcBorders>
            <w:shd w:val="clear" w:color="auto" w:fill="FFFFFF"/>
            <w:vAlign w:val="center"/>
          </w:tcPr>
          <w:p w14:paraId="0000017C" w14:textId="77777777" w:rsidR="00D1038E" w:rsidRDefault="008E1079">
            <w:pPr>
              <w:jc w:val="center"/>
            </w:pPr>
            <w:r>
              <w:t>7</w:t>
            </w:r>
          </w:p>
        </w:tc>
        <w:tc>
          <w:tcPr>
            <w:tcW w:w="993" w:type="dxa"/>
            <w:tcBorders>
              <w:top w:val="nil"/>
              <w:left w:val="nil"/>
              <w:bottom w:val="nil"/>
              <w:right w:val="nil"/>
            </w:tcBorders>
            <w:shd w:val="clear" w:color="auto" w:fill="FFFFFF"/>
            <w:vAlign w:val="center"/>
          </w:tcPr>
          <w:p w14:paraId="0000017D" w14:textId="77777777" w:rsidR="00D1038E" w:rsidRDefault="008E1079">
            <w:pPr>
              <w:jc w:val="center"/>
            </w:pPr>
            <w:r>
              <w:t>7.4</w:t>
            </w:r>
          </w:p>
        </w:tc>
        <w:tc>
          <w:tcPr>
            <w:tcW w:w="1134" w:type="dxa"/>
            <w:tcBorders>
              <w:top w:val="nil"/>
              <w:left w:val="nil"/>
              <w:bottom w:val="nil"/>
              <w:right w:val="nil"/>
            </w:tcBorders>
            <w:shd w:val="clear" w:color="auto" w:fill="FFFFFF"/>
            <w:vAlign w:val="center"/>
          </w:tcPr>
          <w:p w14:paraId="0000017E" w14:textId="77777777" w:rsidR="00D1038E" w:rsidRDefault="008E1079">
            <w:pPr>
              <w:jc w:val="center"/>
            </w:pPr>
            <w:r>
              <w:t>1</w:t>
            </w:r>
          </w:p>
        </w:tc>
        <w:tc>
          <w:tcPr>
            <w:tcW w:w="992" w:type="dxa"/>
            <w:tcBorders>
              <w:top w:val="nil"/>
              <w:left w:val="nil"/>
              <w:bottom w:val="nil"/>
              <w:right w:val="nil"/>
            </w:tcBorders>
            <w:shd w:val="clear" w:color="auto" w:fill="FFFFFF"/>
            <w:vAlign w:val="center"/>
          </w:tcPr>
          <w:p w14:paraId="0000017F" w14:textId="77777777" w:rsidR="00D1038E" w:rsidRDefault="008E1079">
            <w:pPr>
              <w:jc w:val="center"/>
            </w:pPr>
            <w:r>
              <w:t>1.6</w:t>
            </w:r>
          </w:p>
        </w:tc>
        <w:tc>
          <w:tcPr>
            <w:tcW w:w="1701" w:type="dxa"/>
            <w:tcBorders>
              <w:top w:val="nil"/>
              <w:left w:val="nil"/>
              <w:bottom w:val="nil"/>
              <w:right w:val="nil"/>
            </w:tcBorders>
            <w:shd w:val="clear" w:color="auto" w:fill="FFFFFF"/>
            <w:vAlign w:val="center"/>
          </w:tcPr>
          <w:p w14:paraId="00000180" w14:textId="77777777" w:rsidR="00D1038E" w:rsidRDefault="008E1079">
            <w:pPr>
              <w:jc w:val="center"/>
            </w:pPr>
            <w:r>
              <w:t>0.246</w:t>
            </w:r>
          </w:p>
        </w:tc>
      </w:tr>
      <w:tr w:rsidR="00D1038E" w14:paraId="1A6E15FA" w14:textId="77777777">
        <w:trPr>
          <w:trHeight w:val="225"/>
        </w:trPr>
        <w:tc>
          <w:tcPr>
            <w:tcW w:w="3544" w:type="dxa"/>
            <w:tcBorders>
              <w:top w:val="nil"/>
              <w:left w:val="nil"/>
              <w:right w:val="nil"/>
            </w:tcBorders>
            <w:shd w:val="clear" w:color="auto" w:fill="FFFFFF"/>
            <w:vAlign w:val="center"/>
          </w:tcPr>
          <w:p w14:paraId="00000181" w14:textId="77777777" w:rsidR="00D1038E" w:rsidRDefault="008E1079">
            <w:pPr>
              <w:jc w:val="left"/>
            </w:pPr>
            <w:r>
              <w:t>27 a 59</w:t>
            </w:r>
          </w:p>
        </w:tc>
        <w:tc>
          <w:tcPr>
            <w:tcW w:w="992" w:type="dxa"/>
            <w:tcBorders>
              <w:top w:val="nil"/>
              <w:left w:val="nil"/>
              <w:bottom w:val="nil"/>
              <w:right w:val="nil"/>
            </w:tcBorders>
            <w:shd w:val="clear" w:color="auto" w:fill="FFFFFF"/>
            <w:vAlign w:val="center"/>
          </w:tcPr>
          <w:p w14:paraId="00000182" w14:textId="77777777" w:rsidR="00D1038E" w:rsidRDefault="008E1079">
            <w:pPr>
              <w:jc w:val="center"/>
            </w:pPr>
            <w:r>
              <w:t>69</w:t>
            </w:r>
          </w:p>
        </w:tc>
        <w:tc>
          <w:tcPr>
            <w:tcW w:w="993" w:type="dxa"/>
            <w:tcBorders>
              <w:top w:val="nil"/>
              <w:left w:val="nil"/>
              <w:bottom w:val="nil"/>
              <w:right w:val="nil"/>
            </w:tcBorders>
            <w:shd w:val="clear" w:color="auto" w:fill="FFFFFF"/>
            <w:vAlign w:val="center"/>
          </w:tcPr>
          <w:p w14:paraId="00000183" w14:textId="77777777" w:rsidR="00D1038E" w:rsidRDefault="008E1079">
            <w:pPr>
              <w:jc w:val="center"/>
            </w:pPr>
            <w:r>
              <w:t>73.4</w:t>
            </w:r>
          </w:p>
        </w:tc>
        <w:tc>
          <w:tcPr>
            <w:tcW w:w="1134" w:type="dxa"/>
            <w:tcBorders>
              <w:top w:val="nil"/>
              <w:left w:val="nil"/>
              <w:bottom w:val="nil"/>
              <w:right w:val="nil"/>
            </w:tcBorders>
            <w:shd w:val="clear" w:color="auto" w:fill="FFFFFF"/>
            <w:vAlign w:val="center"/>
          </w:tcPr>
          <w:p w14:paraId="00000184" w14:textId="77777777" w:rsidR="00D1038E" w:rsidRDefault="008E1079">
            <w:pPr>
              <w:jc w:val="center"/>
            </w:pPr>
            <w:r>
              <w:t>51</w:t>
            </w:r>
          </w:p>
        </w:tc>
        <w:tc>
          <w:tcPr>
            <w:tcW w:w="992" w:type="dxa"/>
            <w:tcBorders>
              <w:top w:val="nil"/>
              <w:left w:val="nil"/>
              <w:bottom w:val="nil"/>
              <w:right w:val="nil"/>
            </w:tcBorders>
            <w:shd w:val="clear" w:color="auto" w:fill="FFFFFF"/>
            <w:vAlign w:val="center"/>
          </w:tcPr>
          <w:p w14:paraId="00000185" w14:textId="77777777" w:rsidR="00D1038E" w:rsidRDefault="008E1079">
            <w:pPr>
              <w:jc w:val="center"/>
            </w:pPr>
            <w:r>
              <w:t>79.7</w:t>
            </w:r>
          </w:p>
        </w:tc>
        <w:tc>
          <w:tcPr>
            <w:tcW w:w="1701" w:type="dxa"/>
            <w:tcBorders>
              <w:top w:val="nil"/>
              <w:left w:val="nil"/>
              <w:bottom w:val="nil"/>
              <w:right w:val="nil"/>
            </w:tcBorders>
            <w:shd w:val="clear" w:color="auto" w:fill="FFFFFF"/>
            <w:vAlign w:val="center"/>
          </w:tcPr>
          <w:p w14:paraId="00000186" w14:textId="77777777" w:rsidR="00D1038E" w:rsidRDefault="008E1079">
            <w:pPr>
              <w:jc w:val="center"/>
            </w:pPr>
            <w:r>
              <w:t> </w:t>
            </w:r>
          </w:p>
        </w:tc>
      </w:tr>
      <w:tr w:rsidR="00D1038E" w14:paraId="0C4DDC3C" w14:textId="77777777">
        <w:trPr>
          <w:trHeight w:val="225"/>
        </w:trPr>
        <w:tc>
          <w:tcPr>
            <w:tcW w:w="3544" w:type="dxa"/>
            <w:tcBorders>
              <w:top w:val="nil"/>
              <w:left w:val="nil"/>
              <w:bottom w:val="single" w:sz="4" w:space="0" w:color="000000"/>
              <w:right w:val="nil"/>
            </w:tcBorders>
            <w:shd w:val="clear" w:color="auto" w:fill="FFFFFF"/>
            <w:vAlign w:val="center"/>
          </w:tcPr>
          <w:p w14:paraId="00000187" w14:textId="77777777" w:rsidR="00D1038E" w:rsidRDefault="008E1079">
            <w:pPr>
              <w:jc w:val="left"/>
            </w:pPr>
            <w:r>
              <w:t>60 años o más</w:t>
            </w:r>
          </w:p>
        </w:tc>
        <w:tc>
          <w:tcPr>
            <w:tcW w:w="992" w:type="dxa"/>
            <w:tcBorders>
              <w:top w:val="nil"/>
              <w:left w:val="nil"/>
              <w:bottom w:val="nil"/>
              <w:right w:val="nil"/>
            </w:tcBorders>
            <w:shd w:val="clear" w:color="auto" w:fill="FFFFFF"/>
            <w:vAlign w:val="center"/>
          </w:tcPr>
          <w:p w14:paraId="00000188" w14:textId="77777777" w:rsidR="00D1038E" w:rsidRDefault="008E1079">
            <w:pPr>
              <w:jc w:val="center"/>
            </w:pPr>
            <w:r>
              <w:t>18</w:t>
            </w:r>
          </w:p>
        </w:tc>
        <w:tc>
          <w:tcPr>
            <w:tcW w:w="993" w:type="dxa"/>
            <w:tcBorders>
              <w:top w:val="nil"/>
              <w:left w:val="nil"/>
              <w:bottom w:val="nil"/>
              <w:right w:val="nil"/>
            </w:tcBorders>
            <w:shd w:val="clear" w:color="auto" w:fill="FFFFFF"/>
            <w:vAlign w:val="center"/>
          </w:tcPr>
          <w:p w14:paraId="00000189" w14:textId="77777777" w:rsidR="00D1038E" w:rsidRDefault="008E1079">
            <w:pPr>
              <w:jc w:val="center"/>
            </w:pPr>
            <w:r>
              <w:t>19.1</w:t>
            </w:r>
          </w:p>
        </w:tc>
        <w:tc>
          <w:tcPr>
            <w:tcW w:w="1134" w:type="dxa"/>
            <w:tcBorders>
              <w:top w:val="nil"/>
              <w:left w:val="nil"/>
              <w:bottom w:val="nil"/>
              <w:right w:val="nil"/>
            </w:tcBorders>
            <w:shd w:val="clear" w:color="auto" w:fill="FFFFFF"/>
            <w:vAlign w:val="center"/>
          </w:tcPr>
          <w:p w14:paraId="0000018A" w14:textId="77777777" w:rsidR="00D1038E" w:rsidRDefault="008E1079">
            <w:pPr>
              <w:jc w:val="center"/>
            </w:pPr>
            <w:r>
              <w:t>12</w:t>
            </w:r>
          </w:p>
        </w:tc>
        <w:tc>
          <w:tcPr>
            <w:tcW w:w="992" w:type="dxa"/>
            <w:tcBorders>
              <w:top w:val="nil"/>
              <w:left w:val="nil"/>
              <w:bottom w:val="nil"/>
              <w:right w:val="nil"/>
            </w:tcBorders>
            <w:shd w:val="clear" w:color="auto" w:fill="FFFFFF"/>
            <w:vAlign w:val="center"/>
          </w:tcPr>
          <w:p w14:paraId="0000018B" w14:textId="77777777" w:rsidR="00D1038E" w:rsidRDefault="008E1079">
            <w:pPr>
              <w:jc w:val="center"/>
            </w:pPr>
            <w:r>
              <w:t>18.8</w:t>
            </w:r>
          </w:p>
        </w:tc>
        <w:tc>
          <w:tcPr>
            <w:tcW w:w="1701" w:type="dxa"/>
            <w:tcBorders>
              <w:top w:val="nil"/>
              <w:left w:val="nil"/>
              <w:bottom w:val="nil"/>
              <w:right w:val="nil"/>
            </w:tcBorders>
            <w:shd w:val="clear" w:color="auto" w:fill="FFFFFF"/>
            <w:vAlign w:val="center"/>
          </w:tcPr>
          <w:p w14:paraId="0000018C" w14:textId="77777777" w:rsidR="00D1038E" w:rsidRDefault="008E1079">
            <w:pPr>
              <w:jc w:val="center"/>
            </w:pPr>
            <w:r>
              <w:t> </w:t>
            </w:r>
          </w:p>
        </w:tc>
      </w:tr>
      <w:tr w:rsidR="00D1038E" w14:paraId="2206970E" w14:textId="77777777">
        <w:trPr>
          <w:trHeight w:val="225"/>
        </w:trPr>
        <w:tc>
          <w:tcPr>
            <w:tcW w:w="3544" w:type="dxa"/>
            <w:tcBorders>
              <w:top w:val="nil"/>
              <w:left w:val="nil"/>
              <w:bottom w:val="nil"/>
              <w:right w:val="nil"/>
            </w:tcBorders>
            <w:shd w:val="clear" w:color="auto" w:fill="FFFFFF"/>
            <w:vAlign w:val="center"/>
          </w:tcPr>
          <w:p w14:paraId="0000018D" w14:textId="77777777" w:rsidR="00D1038E" w:rsidRDefault="008E1079">
            <w:pPr>
              <w:jc w:val="left"/>
            </w:pPr>
            <w:r>
              <w:t>Estado civil</w:t>
            </w:r>
          </w:p>
        </w:tc>
        <w:tc>
          <w:tcPr>
            <w:tcW w:w="992" w:type="dxa"/>
            <w:tcBorders>
              <w:top w:val="nil"/>
              <w:left w:val="nil"/>
              <w:bottom w:val="nil"/>
              <w:right w:val="nil"/>
            </w:tcBorders>
            <w:shd w:val="clear" w:color="auto" w:fill="FFFFFF"/>
            <w:vAlign w:val="center"/>
          </w:tcPr>
          <w:p w14:paraId="0000018E" w14:textId="77777777" w:rsidR="00D1038E" w:rsidRDefault="008E1079">
            <w:pPr>
              <w:jc w:val="center"/>
            </w:pPr>
            <w:r>
              <w:t> </w:t>
            </w:r>
          </w:p>
        </w:tc>
        <w:tc>
          <w:tcPr>
            <w:tcW w:w="993" w:type="dxa"/>
            <w:tcBorders>
              <w:top w:val="nil"/>
              <w:left w:val="nil"/>
              <w:bottom w:val="nil"/>
              <w:right w:val="nil"/>
            </w:tcBorders>
            <w:shd w:val="clear" w:color="auto" w:fill="FFFFFF"/>
            <w:vAlign w:val="center"/>
          </w:tcPr>
          <w:p w14:paraId="0000018F" w14:textId="77777777" w:rsidR="00D1038E" w:rsidRDefault="008E1079">
            <w:pPr>
              <w:jc w:val="center"/>
            </w:pPr>
            <w:r>
              <w:t> </w:t>
            </w:r>
          </w:p>
        </w:tc>
        <w:tc>
          <w:tcPr>
            <w:tcW w:w="1134" w:type="dxa"/>
            <w:tcBorders>
              <w:top w:val="nil"/>
              <w:left w:val="nil"/>
              <w:bottom w:val="nil"/>
              <w:right w:val="nil"/>
            </w:tcBorders>
            <w:shd w:val="clear" w:color="auto" w:fill="FFFFFF"/>
            <w:vAlign w:val="center"/>
          </w:tcPr>
          <w:p w14:paraId="00000190" w14:textId="77777777" w:rsidR="00D1038E" w:rsidRDefault="008E1079">
            <w:pPr>
              <w:jc w:val="center"/>
            </w:pPr>
            <w:r>
              <w:t> </w:t>
            </w:r>
          </w:p>
        </w:tc>
        <w:tc>
          <w:tcPr>
            <w:tcW w:w="992" w:type="dxa"/>
            <w:tcBorders>
              <w:top w:val="nil"/>
              <w:left w:val="nil"/>
              <w:bottom w:val="nil"/>
              <w:right w:val="nil"/>
            </w:tcBorders>
            <w:shd w:val="clear" w:color="auto" w:fill="FFFFFF"/>
            <w:vAlign w:val="center"/>
          </w:tcPr>
          <w:p w14:paraId="00000191" w14:textId="77777777" w:rsidR="00D1038E" w:rsidRDefault="008E1079">
            <w:pPr>
              <w:jc w:val="center"/>
            </w:pPr>
            <w:r>
              <w:t> </w:t>
            </w:r>
          </w:p>
        </w:tc>
        <w:tc>
          <w:tcPr>
            <w:tcW w:w="1701" w:type="dxa"/>
            <w:tcBorders>
              <w:top w:val="nil"/>
              <w:left w:val="nil"/>
              <w:bottom w:val="nil"/>
              <w:right w:val="nil"/>
            </w:tcBorders>
            <w:shd w:val="clear" w:color="auto" w:fill="FFFFFF"/>
            <w:vAlign w:val="center"/>
          </w:tcPr>
          <w:p w14:paraId="00000192" w14:textId="77777777" w:rsidR="00D1038E" w:rsidRDefault="008E1079">
            <w:pPr>
              <w:jc w:val="center"/>
            </w:pPr>
            <w:r>
              <w:t>0.036*</w:t>
            </w:r>
          </w:p>
        </w:tc>
      </w:tr>
      <w:tr w:rsidR="00D1038E" w14:paraId="71DDC2D5" w14:textId="77777777">
        <w:trPr>
          <w:trHeight w:val="225"/>
        </w:trPr>
        <w:tc>
          <w:tcPr>
            <w:tcW w:w="3544" w:type="dxa"/>
            <w:tcBorders>
              <w:top w:val="nil"/>
              <w:left w:val="nil"/>
              <w:bottom w:val="nil"/>
              <w:right w:val="nil"/>
            </w:tcBorders>
            <w:shd w:val="clear" w:color="auto" w:fill="FFFFFF"/>
            <w:vAlign w:val="center"/>
          </w:tcPr>
          <w:p w14:paraId="00000193" w14:textId="77777777" w:rsidR="00D1038E" w:rsidRDefault="008E1079">
            <w:pPr>
              <w:jc w:val="left"/>
            </w:pPr>
            <w:r>
              <w:t>Soltero</w:t>
            </w:r>
          </w:p>
        </w:tc>
        <w:tc>
          <w:tcPr>
            <w:tcW w:w="992" w:type="dxa"/>
            <w:tcBorders>
              <w:top w:val="nil"/>
              <w:left w:val="nil"/>
              <w:bottom w:val="nil"/>
              <w:right w:val="nil"/>
            </w:tcBorders>
            <w:shd w:val="clear" w:color="auto" w:fill="FFFFFF"/>
            <w:vAlign w:val="center"/>
          </w:tcPr>
          <w:p w14:paraId="00000194" w14:textId="77777777" w:rsidR="00D1038E" w:rsidRDefault="008E1079">
            <w:pPr>
              <w:jc w:val="center"/>
            </w:pPr>
            <w:r>
              <w:t>26</w:t>
            </w:r>
          </w:p>
        </w:tc>
        <w:tc>
          <w:tcPr>
            <w:tcW w:w="993" w:type="dxa"/>
            <w:tcBorders>
              <w:top w:val="nil"/>
              <w:left w:val="nil"/>
              <w:bottom w:val="nil"/>
              <w:right w:val="nil"/>
            </w:tcBorders>
            <w:shd w:val="clear" w:color="auto" w:fill="FFFFFF"/>
            <w:vAlign w:val="center"/>
          </w:tcPr>
          <w:p w14:paraId="00000195" w14:textId="77777777" w:rsidR="00D1038E" w:rsidRDefault="008E1079">
            <w:pPr>
              <w:jc w:val="center"/>
            </w:pPr>
            <w:r>
              <w:t>27.7</w:t>
            </w:r>
          </w:p>
        </w:tc>
        <w:tc>
          <w:tcPr>
            <w:tcW w:w="1134" w:type="dxa"/>
            <w:tcBorders>
              <w:top w:val="nil"/>
              <w:left w:val="nil"/>
              <w:bottom w:val="nil"/>
              <w:right w:val="nil"/>
            </w:tcBorders>
            <w:shd w:val="clear" w:color="auto" w:fill="FFFFFF"/>
            <w:vAlign w:val="center"/>
          </w:tcPr>
          <w:p w14:paraId="00000196" w14:textId="77777777" w:rsidR="00D1038E" w:rsidRDefault="008E1079">
            <w:pPr>
              <w:jc w:val="center"/>
            </w:pPr>
            <w:r>
              <w:t>11</w:t>
            </w:r>
          </w:p>
        </w:tc>
        <w:tc>
          <w:tcPr>
            <w:tcW w:w="992" w:type="dxa"/>
            <w:tcBorders>
              <w:top w:val="nil"/>
              <w:left w:val="nil"/>
              <w:bottom w:val="nil"/>
              <w:right w:val="nil"/>
            </w:tcBorders>
            <w:shd w:val="clear" w:color="auto" w:fill="FFFFFF"/>
            <w:vAlign w:val="center"/>
          </w:tcPr>
          <w:p w14:paraId="00000197" w14:textId="77777777" w:rsidR="00D1038E" w:rsidRDefault="008E1079">
            <w:pPr>
              <w:jc w:val="center"/>
            </w:pPr>
            <w:r>
              <w:t>17.2</w:t>
            </w:r>
          </w:p>
        </w:tc>
        <w:tc>
          <w:tcPr>
            <w:tcW w:w="1701" w:type="dxa"/>
            <w:tcBorders>
              <w:top w:val="nil"/>
              <w:left w:val="nil"/>
              <w:bottom w:val="nil"/>
              <w:right w:val="nil"/>
            </w:tcBorders>
            <w:shd w:val="clear" w:color="auto" w:fill="FFFFFF"/>
            <w:vAlign w:val="center"/>
          </w:tcPr>
          <w:p w14:paraId="00000198" w14:textId="77777777" w:rsidR="00D1038E" w:rsidRDefault="008E1079">
            <w:pPr>
              <w:jc w:val="center"/>
            </w:pPr>
            <w:r>
              <w:t> </w:t>
            </w:r>
          </w:p>
        </w:tc>
      </w:tr>
      <w:tr w:rsidR="00D1038E" w14:paraId="638861E8" w14:textId="77777777">
        <w:trPr>
          <w:trHeight w:val="225"/>
        </w:trPr>
        <w:tc>
          <w:tcPr>
            <w:tcW w:w="3544" w:type="dxa"/>
            <w:tcBorders>
              <w:top w:val="nil"/>
              <w:left w:val="nil"/>
              <w:right w:val="nil"/>
            </w:tcBorders>
            <w:shd w:val="clear" w:color="auto" w:fill="FFFFFF"/>
            <w:vAlign w:val="center"/>
          </w:tcPr>
          <w:p w14:paraId="00000199" w14:textId="77777777" w:rsidR="00D1038E" w:rsidRDefault="008E1079">
            <w:pPr>
              <w:jc w:val="left"/>
            </w:pPr>
            <w:r>
              <w:t>Casado / unión libre</w:t>
            </w:r>
          </w:p>
        </w:tc>
        <w:tc>
          <w:tcPr>
            <w:tcW w:w="992" w:type="dxa"/>
            <w:tcBorders>
              <w:top w:val="nil"/>
              <w:left w:val="nil"/>
              <w:bottom w:val="nil"/>
              <w:right w:val="nil"/>
            </w:tcBorders>
            <w:shd w:val="clear" w:color="auto" w:fill="FFFFFF"/>
            <w:vAlign w:val="center"/>
          </w:tcPr>
          <w:p w14:paraId="0000019A" w14:textId="77777777" w:rsidR="00D1038E" w:rsidRDefault="008E1079">
            <w:pPr>
              <w:jc w:val="center"/>
            </w:pPr>
            <w:r>
              <w:t>57</w:t>
            </w:r>
          </w:p>
        </w:tc>
        <w:tc>
          <w:tcPr>
            <w:tcW w:w="993" w:type="dxa"/>
            <w:tcBorders>
              <w:top w:val="nil"/>
              <w:left w:val="nil"/>
              <w:bottom w:val="nil"/>
              <w:right w:val="nil"/>
            </w:tcBorders>
            <w:shd w:val="clear" w:color="auto" w:fill="FFFFFF"/>
            <w:vAlign w:val="center"/>
          </w:tcPr>
          <w:p w14:paraId="0000019B" w14:textId="77777777" w:rsidR="00D1038E" w:rsidRDefault="008E1079">
            <w:pPr>
              <w:jc w:val="center"/>
            </w:pPr>
            <w:r>
              <w:t>60.6</w:t>
            </w:r>
          </w:p>
        </w:tc>
        <w:tc>
          <w:tcPr>
            <w:tcW w:w="1134" w:type="dxa"/>
            <w:tcBorders>
              <w:top w:val="nil"/>
              <w:left w:val="nil"/>
              <w:bottom w:val="nil"/>
              <w:right w:val="nil"/>
            </w:tcBorders>
            <w:shd w:val="clear" w:color="auto" w:fill="FFFFFF"/>
            <w:vAlign w:val="center"/>
          </w:tcPr>
          <w:p w14:paraId="0000019C" w14:textId="77777777" w:rsidR="00D1038E" w:rsidRDefault="008E1079">
            <w:pPr>
              <w:jc w:val="center"/>
            </w:pPr>
            <w:r>
              <w:t>36</w:t>
            </w:r>
          </w:p>
        </w:tc>
        <w:tc>
          <w:tcPr>
            <w:tcW w:w="992" w:type="dxa"/>
            <w:tcBorders>
              <w:top w:val="nil"/>
              <w:left w:val="nil"/>
              <w:bottom w:val="nil"/>
              <w:right w:val="nil"/>
            </w:tcBorders>
            <w:shd w:val="clear" w:color="auto" w:fill="FFFFFF"/>
            <w:vAlign w:val="center"/>
          </w:tcPr>
          <w:p w14:paraId="0000019D" w14:textId="77777777" w:rsidR="00D1038E" w:rsidRDefault="008E1079">
            <w:pPr>
              <w:jc w:val="center"/>
            </w:pPr>
            <w:r>
              <w:t>56.3</w:t>
            </w:r>
          </w:p>
        </w:tc>
        <w:tc>
          <w:tcPr>
            <w:tcW w:w="1701" w:type="dxa"/>
            <w:tcBorders>
              <w:top w:val="nil"/>
              <w:left w:val="nil"/>
              <w:bottom w:val="nil"/>
              <w:right w:val="nil"/>
            </w:tcBorders>
            <w:shd w:val="clear" w:color="auto" w:fill="FFFFFF"/>
            <w:vAlign w:val="center"/>
          </w:tcPr>
          <w:p w14:paraId="0000019E" w14:textId="77777777" w:rsidR="00D1038E" w:rsidRDefault="008E1079">
            <w:pPr>
              <w:jc w:val="center"/>
            </w:pPr>
            <w:r>
              <w:t> </w:t>
            </w:r>
          </w:p>
        </w:tc>
      </w:tr>
      <w:tr w:rsidR="00D1038E" w14:paraId="0220FD4B" w14:textId="77777777">
        <w:trPr>
          <w:trHeight w:val="225"/>
        </w:trPr>
        <w:tc>
          <w:tcPr>
            <w:tcW w:w="3544" w:type="dxa"/>
            <w:tcBorders>
              <w:top w:val="nil"/>
              <w:left w:val="nil"/>
              <w:bottom w:val="single" w:sz="4" w:space="0" w:color="000000"/>
              <w:right w:val="nil"/>
            </w:tcBorders>
            <w:shd w:val="clear" w:color="auto" w:fill="FFFFFF"/>
            <w:vAlign w:val="center"/>
          </w:tcPr>
          <w:p w14:paraId="0000019F" w14:textId="77777777" w:rsidR="00D1038E" w:rsidRDefault="008E1079">
            <w:pPr>
              <w:jc w:val="left"/>
            </w:pPr>
            <w:r>
              <w:t>Viudo / divorciado</w:t>
            </w:r>
          </w:p>
        </w:tc>
        <w:tc>
          <w:tcPr>
            <w:tcW w:w="992" w:type="dxa"/>
            <w:tcBorders>
              <w:top w:val="nil"/>
              <w:left w:val="nil"/>
              <w:bottom w:val="nil"/>
              <w:right w:val="nil"/>
            </w:tcBorders>
            <w:shd w:val="clear" w:color="auto" w:fill="FFFFFF"/>
            <w:vAlign w:val="center"/>
          </w:tcPr>
          <w:p w14:paraId="000001A0" w14:textId="77777777" w:rsidR="00D1038E" w:rsidRDefault="008E1079">
            <w:pPr>
              <w:jc w:val="center"/>
            </w:pPr>
            <w:r>
              <w:t>11</w:t>
            </w:r>
          </w:p>
        </w:tc>
        <w:tc>
          <w:tcPr>
            <w:tcW w:w="993" w:type="dxa"/>
            <w:tcBorders>
              <w:top w:val="nil"/>
              <w:left w:val="nil"/>
              <w:bottom w:val="nil"/>
              <w:right w:val="nil"/>
            </w:tcBorders>
            <w:shd w:val="clear" w:color="auto" w:fill="FFFFFF"/>
            <w:vAlign w:val="center"/>
          </w:tcPr>
          <w:p w14:paraId="000001A1" w14:textId="77777777" w:rsidR="00D1038E" w:rsidRDefault="008E1079">
            <w:pPr>
              <w:jc w:val="center"/>
            </w:pPr>
            <w:r>
              <w:t>11.7</w:t>
            </w:r>
          </w:p>
        </w:tc>
        <w:tc>
          <w:tcPr>
            <w:tcW w:w="1134" w:type="dxa"/>
            <w:tcBorders>
              <w:top w:val="nil"/>
              <w:left w:val="nil"/>
              <w:bottom w:val="nil"/>
              <w:right w:val="nil"/>
            </w:tcBorders>
            <w:shd w:val="clear" w:color="auto" w:fill="FFFFFF"/>
            <w:vAlign w:val="center"/>
          </w:tcPr>
          <w:p w14:paraId="000001A2" w14:textId="77777777" w:rsidR="00D1038E" w:rsidRDefault="008E1079">
            <w:pPr>
              <w:jc w:val="center"/>
            </w:pPr>
            <w:r>
              <w:t>17</w:t>
            </w:r>
          </w:p>
        </w:tc>
        <w:tc>
          <w:tcPr>
            <w:tcW w:w="992" w:type="dxa"/>
            <w:tcBorders>
              <w:top w:val="nil"/>
              <w:left w:val="nil"/>
              <w:bottom w:val="nil"/>
              <w:right w:val="nil"/>
            </w:tcBorders>
            <w:shd w:val="clear" w:color="auto" w:fill="FFFFFF"/>
            <w:vAlign w:val="center"/>
          </w:tcPr>
          <w:p w14:paraId="000001A3" w14:textId="77777777" w:rsidR="00D1038E" w:rsidRDefault="008E1079">
            <w:pPr>
              <w:jc w:val="center"/>
            </w:pPr>
            <w:r>
              <w:t>26.6</w:t>
            </w:r>
          </w:p>
        </w:tc>
        <w:tc>
          <w:tcPr>
            <w:tcW w:w="1701" w:type="dxa"/>
            <w:tcBorders>
              <w:top w:val="nil"/>
              <w:left w:val="nil"/>
              <w:bottom w:val="nil"/>
              <w:right w:val="nil"/>
            </w:tcBorders>
            <w:shd w:val="clear" w:color="auto" w:fill="FFFFFF"/>
            <w:vAlign w:val="center"/>
          </w:tcPr>
          <w:p w14:paraId="000001A4" w14:textId="77777777" w:rsidR="00D1038E" w:rsidRDefault="008E1079">
            <w:pPr>
              <w:jc w:val="center"/>
            </w:pPr>
            <w:r>
              <w:t> </w:t>
            </w:r>
          </w:p>
        </w:tc>
      </w:tr>
      <w:tr w:rsidR="00D1038E" w14:paraId="46A1CAF6" w14:textId="77777777">
        <w:trPr>
          <w:trHeight w:val="225"/>
        </w:trPr>
        <w:tc>
          <w:tcPr>
            <w:tcW w:w="3544" w:type="dxa"/>
            <w:tcBorders>
              <w:top w:val="nil"/>
              <w:left w:val="nil"/>
              <w:bottom w:val="nil"/>
              <w:right w:val="nil"/>
            </w:tcBorders>
            <w:shd w:val="clear" w:color="auto" w:fill="FFFFFF"/>
            <w:vAlign w:val="center"/>
          </w:tcPr>
          <w:p w14:paraId="000001A5" w14:textId="77777777" w:rsidR="00D1038E" w:rsidRDefault="008E1079">
            <w:pPr>
              <w:jc w:val="left"/>
            </w:pPr>
            <w:r>
              <w:t xml:space="preserve">Ocupación </w:t>
            </w:r>
          </w:p>
        </w:tc>
        <w:tc>
          <w:tcPr>
            <w:tcW w:w="992" w:type="dxa"/>
            <w:tcBorders>
              <w:top w:val="nil"/>
              <w:left w:val="nil"/>
              <w:bottom w:val="nil"/>
              <w:right w:val="nil"/>
            </w:tcBorders>
            <w:shd w:val="clear" w:color="auto" w:fill="FFFFFF"/>
            <w:vAlign w:val="center"/>
          </w:tcPr>
          <w:p w14:paraId="000001A6" w14:textId="77777777" w:rsidR="00D1038E" w:rsidRDefault="008E1079">
            <w:pPr>
              <w:jc w:val="center"/>
            </w:pPr>
            <w:r>
              <w:t> </w:t>
            </w:r>
          </w:p>
        </w:tc>
        <w:tc>
          <w:tcPr>
            <w:tcW w:w="993" w:type="dxa"/>
            <w:tcBorders>
              <w:top w:val="nil"/>
              <w:left w:val="nil"/>
              <w:bottom w:val="nil"/>
              <w:right w:val="nil"/>
            </w:tcBorders>
            <w:shd w:val="clear" w:color="auto" w:fill="FFFFFF"/>
            <w:vAlign w:val="center"/>
          </w:tcPr>
          <w:p w14:paraId="000001A7" w14:textId="77777777" w:rsidR="00D1038E" w:rsidRDefault="008E1079">
            <w:pPr>
              <w:jc w:val="center"/>
            </w:pPr>
            <w:r>
              <w:t> </w:t>
            </w:r>
          </w:p>
        </w:tc>
        <w:tc>
          <w:tcPr>
            <w:tcW w:w="1134" w:type="dxa"/>
            <w:tcBorders>
              <w:top w:val="nil"/>
              <w:left w:val="nil"/>
              <w:bottom w:val="nil"/>
              <w:right w:val="nil"/>
            </w:tcBorders>
            <w:shd w:val="clear" w:color="auto" w:fill="FFFFFF"/>
            <w:vAlign w:val="center"/>
          </w:tcPr>
          <w:p w14:paraId="000001A8" w14:textId="77777777" w:rsidR="00D1038E" w:rsidRDefault="008E1079">
            <w:pPr>
              <w:jc w:val="center"/>
            </w:pPr>
            <w:r>
              <w:t> </w:t>
            </w:r>
          </w:p>
        </w:tc>
        <w:tc>
          <w:tcPr>
            <w:tcW w:w="992" w:type="dxa"/>
            <w:tcBorders>
              <w:top w:val="nil"/>
              <w:left w:val="nil"/>
              <w:bottom w:val="nil"/>
              <w:right w:val="nil"/>
            </w:tcBorders>
            <w:shd w:val="clear" w:color="auto" w:fill="FFFFFF"/>
            <w:vAlign w:val="center"/>
          </w:tcPr>
          <w:p w14:paraId="000001A9" w14:textId="77777777" w:rsidR="00D1038E" w:rsidRDefault="008E1079">
            <w:pPr>
              <w:jc w:val="center"/>
            </w:pPr>
            <w:r>
              <w:t> </w:t>
            </w:r>
          </w:p>
        </w:tc>
        <w:tc>
          <w:tcPr>
            <w:tcW w:w="1701" w:type="dxa"/>
            <w:tcBorders>
              <w:top w:val="nil"/>
              <w:left w:val="nil"/>
              <w:bottom w:val="nil"/>
              <w:right w:val="nil"/>
            </w:tcBorders>
            <w:shd w:val="clear" w:color="auto" w:fill="FFFFFF"/>
            <w:vAlign w:val="center"/>
          </w:tcPr>
          <w:p w14:paraId="000001AA" w14:textId="77777777" w:rsidR="00D1038E" w:rsidRDefault="008E1079">
            <w:pPr>
              <w:jc w:val="center"/>
            </w:pPr>
            <w:r>
              <w:t>0.045*</w:t>
            </w:r>
          </w:p>
        </w:tc>
      </w:tr>
      <w:tr w:rsidR="00D1038E" w14:paraId="47F4195C" w14:textId="77777777">
        <w:trPr>
          <w:trHeight w:val="225"/>
        </w:trPr>
        <w:tc>
          <w:tcPr>
            <w:tcW w:w="3544" w:type="dxa"/>
            <w:tcBorders>
              <w:top w:val="nil"/>
              <w:left w:val="nil"/>
              <w:bottom w:val="nil"/>
              <w:right w:val="nil"/>
            </w:tcBorders>
            <w:shd w:val="clear" w:color="auto" w:fill="FFFFFF"/>
            <w:vAlign w:val="center"/>
          </w:tcPr>
          <w:p w14:paraId="000001AB" w14:textId="77777777" w:rsidR="00D1038E" w:rsidRDefault="008E1079">
            <w:pPr>
              <w:jc w:val="left"/>
            </w:pPr>
            <w:r>
              <w:t>Hogar</w:t>
            </w:r>
          </w:p>
        </w:tc>
        <w:tc>
          <w:tcPr>
            <w:tcW w:w="992" w:type="dxa"/>
            <w:tcBorders>
              <w:top w:val="nil"/>
              <w:left w:val="nil"/>
              <w:bottom w:val="nil"/>
              <w:right w:val="nil"/>
            </w:tcBorders>
            <w:shd w:val="clear" w:color="auto" w:fill="FFFFFF"/>
            <w:vAlign w:val="center"/>
          </w:tcPr>
          <w:p w14:paraId="000001AC" w14:textId="77777777" w:rsidR="00D1038E" w:rsidRDefault="008E1079">
            <w:pPr>
              <w:jc w:val="center"/>
            </w:pPr>
            <w:r>
              <w:t>37</w:t>
            </w:r>
          </w:p>
        </w:tc>
        <w:tc>
          <w:tcPr>
            <w:tcW w:w="993" w:type="dxa"/>
            <w:tcBorders>
              <w:top w:val="nil"/>
              <w:left w:val="nil"/>
              <w:bottom w:val="nil"/>
              <w:right w:val="nil"/>
            </w:tcBorders>
            <w:shd w:val="clear" w:color="auto" w:fill="FFFFFF"/>
            <w:vAlign w:val="center"/>
          </w:tcPr>
          <w:p w14:paraId="000001AD" w14:textId="77777777" w:rsidR="00D1038E" w:rsidRDefault="008E1079">
            <w:pPr>
              <w:jc w:val="center"/>
            </w:pPr>
            <w:r>
              <w:t>39.4</w:t>
            </w:r>
          </w:p>
        </w:tc>
        <w:tc>
          <w:tcPr>
            <w:tcW w:w="1134" w:type="dxa"/>
            <w:tcBorders>
              <w:top w:val="nil"/>
              <w:left w:val="nil"/>
              <w:bottom w:val="nil"/>
              <w:right w:val="nil"/>
            </w:tcBorders>
            <w:shd w:val="clear" w:color="auto" w:fill="FFFFFF"/>
            <w:vAlign w:val="center"/>
          </w:tcPr>
          <w:p w14:paraId="000001AE" w14:textId="77777777" w:rsidR="00D1038E" w:rsidRDefault="008E1079">
            <w:pPr>
              <w:jc w:val="center"/>
            </w:pPr>
            <w:r>
              <w:t>15</w:t>
            </w:r>
          </w:p>
        </w:tc>
        <w:tc>
          <w:tcPr>
            <w:tcW w:w="992" w:type="dxa"/>
            <w:tcBorders>
              <w:top w:val="nil"/>
              <w:left w:val="nil"/>
              <w:bottom w:val="nil"/>
              <w:right w:val="nil"/>
            </w:tcBorders>
            <w:shd w:val="clear" w:color="auto" w:fill="FFFFFF"/>
            <w:vAlign w:val="center"/>
          </w:tcPr>
          <w:p w14:paraId="000001AF" w14:textId="77777777" w:rsidR="00D1038E" w:rsidRDefault="008E1079">
            <w:pPr>
              <w:jc w:val="center"/>
            </w:pPr>
            <w:r>
              <w:t>23.4</w:t>
            </w:r>
          </w:p>
        </w:tc>
        <w:tc>
          <w:tcPr>
            <w:tcW w:w="1701" w:type="dxa"/>
            <w:tcBorders>
              <w:top w:val="nil"/>
              <w:left w:val="nil"/>
              <w:bottom w:val="nil"/>
              <w:right w:val="nil"/>
            </w:tcBorders>
            <w:shd w:val="clear" w:color="auto" w:fill="FFFFFF"/>
            <w:vAlign w:val="center"/>
          </w:tcPr>
          <w:p w14:paraId="000001B0" w14:textId="77777777" w:rsidR="00D1038E" w:rsidRDefault="008E1079">
            <w:pPr>
              <w:jc w:val="center"/>
            </w:pPr>
            <w:r>
              <w:t> </w:t>
            </w:r>
          </w:p>
        </w:tc>
      </w:tr>
      <w:tr w:rsidR="00D1038E" w14:paraId="7A7DAEAB" w14:textId="77777777">
        <w:trPr>
          <w:trHeight w:val="225"/>
        </w:trPr>
        <w:tc>
          <w:tcPr>
            <w:tcW w:w="3544" w:type="dxa"/>
            <w:tcBorders>
              <w:top w:val="nil"/>
              <w:left w:val="nil"/>
              <w:right w:val="nil"/>
            </w:tcBorders>
            <w:shd w:val="clear" w:color="auto" w:fill="FFFFFF"/>
            <w:vAlign w:val="center"/>
          </w:tcPr>
          <w:p w14:paraId="000001B1" w14:textId="77777777" w:rsidR="00D1038E" w:rsidRDefault="008E1079">
            <w:pPr>
              <w:jc w:val="left"/>
            </w:pPr>
            <w:r>
              <w:t>Empleado</w:t>
            </w:r>
          </w:p>
        </w:tc>
        <w:tc>
          <w:tcPr>
            <w:tcW w:w="992" w:type="dxa"/>
            <w:tcBorders>
              <w:top w:val="nil"/>
              <w:left w:val="nil"/>
              <w:right w:val="nil"/>
            </w:tcBorders>
            <w:shd w:val="clear" w:color="auto" w:fill="FFFFFF"/>
            <w:vAlign w:val="center"/>
          </w:tcPr>
          <w:p w14:paraId="000001B2" w14:textId="77777777" w:rsidR="00D1038E" w:rsidRDefault="008E1079">
            <w:pPr>
              <w:jc w:val="center"/>
            </w:pPr>
            <w:r>
              <w:t>8</w:t>
            </w:r>
          </w:p>
        </w:tc>
        <w:tc>
          <w:tcPr>
            <w:tcW w:w="993" w:type="dxa"/>
            <w:tcBorders>
              <w:top w:val="nil"/>
              <w:left w:val="nil"/>
              <w:right w:val="nil"/>
            </w:tcBorders>
            <w:shd w:val="clear" w:color="auto" w:fill="FFFFFF"/>
            <w:vAlign w:val="center"/>
          </w:tcPr>
          <w:p w14:paraId="000001B3" w14:textId="77777777" w:rsidR="00D1038E" w:rsidRDefault="008E1079">
            <w:pPr>
              <w:jc w:val="center"/>
            </w:pPr>
            <w:r>
              <w:t>8.5</w:t>
            </w:r>
          </w:p>
        </w:tc>
        <w:tc>
          <w:tcPr>
            <w:tcW w:w="1134" w:type="dxa"/>
            <w:tcBorders>
              <w:top w:val="nil"/>
              <w:left w:val="nil"/>
              <w:right w:val="nil"/>
            </w:tcBorders>
            <w:shd w:val="clear" w:color="auto" w:fill="FFFFFF"/>
            <w:vAlign w:val="center"/>
          </w:tcPr>
          <w:p w14:paraId="000001B4" w14:textId="77777777" w:rsidR="00D1038E" w:rsidRDefault="008E1079">
            <w:pPr>
              <w:jc w:val="center"/>
            </w:pPr>
            <w:r>
              <w:t>3</w:t>
            </w:r>
          </w:p>
        </w:tc>
        <w:tc>
          <w:tcPr>
            <w:tcW w:w="992" w:type="dxa"/>
            <w:tcBorders>
              <w:top w:val="nil"/>
              <w:left w:val="nil"/>
              <w:right w:val="nil"/>
            </w:tcBorders>
            <w:shd w:val="clear" w:color="auto" w:fill="FFFFFF"/>
            <w:vAlign w:val="center"/>
          </w:tcPr>
          <w:p w14:paraId="000001B5" w14:textId="77777777" w:rsidR="00D1038E" w:rsidRDefault="008E1079">
            <w:pPr>
              <w:jc w:val="center"/>
            </w:pPr>
            <w:r>
              <w:t>4.7</w:t>
            </w:r>
          </w:p>
        </w:tc>
        <w:tc>
          <w:tcPr>
            <w:tcW w:w="1701" w:type="dxa"/>
            <w:tcBorders>
              <w:top w:val="nil"/>
              <w:left w:val="nil"/>
              <w:right w:val="nil"/>
            </w:tcBorders>
            <w:shd w:val="clear" w:color="auto" w:fill="FFFFFF"/>
            <w:vAlign w:val="center"/>
          </w:tcPr>
          <w:p w14:paraId="000001B6" w14:textId="77777777" w:rsidR="00D1038E" w:rsidRDefault="008E1079">
            <w:pPr>
              <w:jc w:val="center"/>
            </w:pPr>
            <w:r>
              <w:t> </w:t>
            </w:r>
          </w:p>
        </w:tc>
      </w:tr>
      <w:tr w:rsidR="00D1038E" w14:paraId="42A2C491" w14:textId="77777777">
        <w:trPr>
          <w:trHeight w:val="225"/>
        </w:trPr>
        <w:tc>
          <w:tcPr>
            <w:tcW w:w="3544" w:type="dxa"/>
            <w:tcBorders>
              <w:top w:val="nil"/>
              <w:left w:val="nil"/>
              <w:bottom w:val="single" w:sz="4" w:space="0" w:color="000000"/>
              <w:right w:val="nil"/>
            </w:tcBorders>
            <w:shd w:val="clear" w:color="auto" w:fill="FFFFFF"/>
            <w:vAlign w:val="center"/>
          </w:tcPr>
          <w:p w14:paraId="000001B7" w14:textId="77777777" w:rsidR="00D1038E" w:rsidRDefault="008E1079">
            <w:pPr>
              <w:jc w:val="left"/>
            </w:pPr>
            <w:r>
              <w:t>Otro</w:t>
            </w:r>
          </w:p>
        </w:tc>
        <w:tc>
          <w:tcPr>
            <w:tcW w:w="992" w:type="dxa"/>
            <w:tcBorders>
              <w:top w:val="nil"/>
              <w:left w:val="nil"/>
              <w:bottom w:val="single" w:sz="4" w:space="0" w:color="000000"/>
              <w:right w:val="nil"/>
            </w:tcBorders>
            <w:shd w:val="clear" w:color="auto" w:fill="FFFFFF"/>
            <w:vAlign w:val="center"/>
          </w:tcPr>
          <w:p w14:paraId="000001B8" w14:textId="77777777" w:rsidR="00D1038E" w:rsidRDefault="008E1079">
            <w:pPr>
              <w:jc w:val="center"/>
            </w:pPr>
            <w:r>
              <w:t>49</w:t>
            </w:r>
          </w:p>
        </w:tc>
        <w:tc>
          <w:tcPr>
            <w:tcW w:w="993" w:type="dxa"/>
            <w:tcBorders>
              <w:top w:val="nil"/>
              <w:left w:val="nil"/>
              <w:bottom w:val="single" w:sz="4" w:space="0" w:color="000000"/>
              <w:right w:val="nil"/>
            </w:tcBorders>
            <w:shd w:val="clear" w:color="auto" w:fill="FFFFFF"/>
            <w:vAlign w:val="center"/>
          </w:tcPr>
          <w:p w14:paraId="000001B9" w14:textId="77777777" w:rsidR="00D1038E" w:rsidRDefault="008E1079">
            <w:pPr>
              <w:jc w:val="center"/>
            </w:pPr>
            <w:r>
              <w:t>52.1</w:t>
            </w:r>
          </w:p>
        </w:tc>
        <w:tc>
          <w:tcPr>
            <w:tcW w:w="1134" w:type="dxa"/>
            <w:tcBorders>
              <w:top w:val="nil"/>
              <w:left w:val="nil"/>
              <w:bottom w:val="single" w:sz="4" w:space="0" w:color="000000"/>
              <w:right w:val="nil"/>
            </w:tcBorders>
            <w:shd w:val="clear" w:color="auto" w:fill="FFFFFF"/>
            <w:vAlign w:val="center"/>
          </w:tcPr>
          <w:p w14:paraId="000001BA" w14:textId="77777777" w:rsidR="00D1038E" w:rsidRDefault="008E1079">
            <w:pPr>
              <w:jc w:val="center"/>
            </w:pPr>
            <w:r>
              <w:t>46</w:t>
            </w:r>
          </w:p>
        </w:tc>
        <w:tc>
          <w:tcPr>
            <w:tcW w:w="992" w:type="dxa"/>
            <w:tcBorders>
              <w:top w:val="nil"/>
              <w:left w:val="nil"/>
              <w:bottom w:val="single" w:sz="4" w:space="0" w:color="000000"/>
              <w:right w:val="nil"/>
            </w:tcBorders>
            <w:shd w:val="clear" w:color="auto" w:fill="FFFFFF"/>
            <w:vAlign w:val="center"/>
          </w:tcPr>
          <w:p w14:paraId="000001BB" w14:textId="77777777" w:rsidR="00D1038E" w:rsidRDefault="008E1079">
            <w:pPr>
              <w:jc w:val="center"/>
            </w:pPr>
            <w:r>
              <w:t>71.9</w:t>
            </w:r>
          </w:p>
        </w:tc>
        <w:tc>
          <w:tcPr>
            <w:tcW w:w="1701" w:type="dxa"/>
            <w:tcBorders>
              <w:top w:val="nil"/>
              <w:left w:val="nil"/>
              <w:bottom w:val="single" w:sz="4" w:space="0" w:color="000000"/>
              <w:right w:val="nil"/>
            </w:tcBorders>
            <w:shd w:val="clear" w:color="auto" w:fill="FFFFFF"/>
            <w:vAlign w:val="center"/>
          </w:tcPr>
          <w:p w14:paraId="000001BC" w14:textId="77777777" w:rsidR="00D1038E" w:rsidRDefault="008E1079">
            <w:pPr>
              <w:jc w:val="center"/>
            </w:pPr>
            <w:r>
              <w:t> </w:t>
            </w:r>
          </w:p>
        </w:tc>
      </w:tr>
      <w:tr w:rsidR="00D1038E" w14:paraId="795BBE9F" w14:textId="77777777">
        <w:trPr>
          <w:trHeight w:val="225"/>
        </w:trPr>
        <w:tc>
          <w:tcPr>
            <w:tcW w:w="4536" w:type="dxa"/>
            <w:gridSpan w:val="2"/>
            <w:tcBorders>
              <w:top w:val="nil"/>
              <w:left w:val="nil"/>
              <w:bottom w:val="nil"/>
              <w:right w:val="nil"/>
            </w:tcBorders>
            <w:shd w:val="clear" w:color="auto" w:fill="FFFFFF"/>
            <w:vAlign w:val="center"/>
          </w:tcPr>
          <w:p w14:paraId="000001BD" w14:textId="77777777" w:rsidR="00D1038E" w:rsidRDefault="008E1079">
            <w:pPr>
              <w:spacing w:before="120"/>
              <w:jc w:val="left"/>
            </w:pPr>
            <w:r>
              <w:t xml:space="preserve">*Valor p &lt; 0.05 </w:t>
            </w:r>
          </w:p>
        </w:tc>
        <w:tc>
          <w:tcPr>
            <w:tcW w:w="993" w:type="dxa"/>
            <w:tcBorders>
              <w:top w:val="nil"/>
              <w:left w:val="nil"/>
              <w:bottom w:val="nil"/>
              <w:right w:val="nil"/>
            </w:tcBorders>
            <w:shd w:val="clear" w:color="auto" w:fill="FFFFFF"/>
            <w:vAlign w:val="center"/>
          </w:tcPr>
          <w:p w14:paraId="000001BF" w14:textId="77777777" w:rsidR="00D1038E" w:rsidRDefault="008E1079">
            <w:pPr>
              <w:jc w:val="center"/>
            </w:pPr>
            <w:r>
              <w:t> </w:t>
            </w:r>
          </w:p>
        </w:tc>
        <w:tc>
          <w:tcPr>
            <w:tcW w:w="1134" w:type="dxa"/>
            <w:tcBorders>
              <w:top w:val="nil"/>
              <w:left w:val="nil"/>
              <w:bottom w:val="nil"/>
              <w:right w:val="nil"/>
            </w:tcBorders>
            <w:shd w:val="clear" w:color="auto" w:fill="FFFFFF"/>
            <w:vAlign w:val="center"/>
          </w:tcPr>
          <w:p w14:paraId="000001C0" w14:textId="77777777" w:rsidR="00D1038E" w:rsidRDefault="008E1079">
            <w:pPr>
              <w:jc w:val="center"/>
            </w:pPr>
            <w:r>
              <w:t> </w:t>
            </w:r>
          </w:p>
        </w:tc>
        <w:tc>
          <w:tcPr>
            <w:tcW w:w="992" w:type="dxa"/>
            <w:tcBorders>
              <w:top w:val="nil"/>
              <w:left w:val="nil"/>
              <w:bottom w:val="nil"/>
              <w:right w:val="nil"/>
            </w:tcBorders>
            <w:shd w:val="clear" w:color="auto" w:fill="FFFFFF"/>
            <w:vAlign w:val="center"/>
          </w:tcPr>
          <w:p w14:paraId="000001C1" w14:textId="77777777" w:rsidR="00D1038E" w:rsidRDefault="008E1079">
            <w:pPr>
              <w:jc w:val="center"/>
            </w:pPr>
            <w:r>
              <w:t> </w:t>
            </w:r>
          </w:p>
        </w:tc>
        <w:tc>
          <w:tcPr>
            <w:tcW w:w="1701" w:type="dxa"/>
            <w:tcBorders>
              <w:top w:val="nil"/>
              <w:left w:val="nil"/>
              <w:bottom w:val="nil"/>
              <w:right w:val="nil"/>
            </w:tcBorders>
            <w:shd w:val="clear" w:color="auto" w:fill="FFFFFF"/>
            <w:vAlign w:val="center"/>
          </w:tcPr>
          <w:p w14:paraId="000001C2" w14:textId="77777777" w:rsidR="00D1038E" w:rsidRDefault="008E1079">
            <w:pPr>
              <w:jc w:val="center"/>
            </w:pPr>
            <w:r>
              <w:t> </w:t>
            </w:r>
          </w:p>
        </w:tc>
      </w:tr>
    </w:tbl>
    <w:p w14:paraId="000001C3" w14:textId="77777777" w:rsidR="00D1038E" w:rsidRDefault="008E1079">
      <w:pPr>
        <w:spacing w:after="160" w:line="259" w:lineRule="auto"/>
        <w:jc w:val="left"/>
        <w:rPr>
          <w:b/>
        </w:rPr>
      </w:pPr>
      <w:bookmarkStart w:id="57" w:name="_heading=h.3tbugp1" w:colFirst="0" w:colLast="0"/>
      <w:bookmarkEnd w:id="57"/>
      <w:r>
        <w:rPr>
          <w:b/>
        </w:rPr>
        <w:t>Tabla 3</w:t>
      </w:r>
      <w:r>
        <w:br/>
      </w:r>
      <w:r>
        <w:rPr>
          <w:i/>
        </w:rPr>
        <w:t>Categorías de la investigación</w:t>
      </w:r>
    </w:p>
    <w:tbl>
      <w:tblPr>
        <w:tblStyle w:val="a9"/>
        <w:tblW w:w="9214" w:type="dxa"/>
        <w:tblBorders>
          <w:top w:val="single" w:sz="4" w:space="0" w:color="000000"/>
          <w:left w:val="nil"/>
          <w:bottom w:val="single" w:sz="4" w:space="0" w:color="000000"/>
          <w:right w:val="nil"/>
          <w:insideH w:val="single" w:sz="4" w:space="0" w:color="000000"/>
          <w:insideV w:val="nil"/>
        </w:tblBorders>
        <w:tblLayout w:type="fixed"/>
        <w:tblLook w:val="0400" w:firstRow="0" w:lastRow="0" w:firstColumn="0" w:lastColumn="0" w:noHBand="0" w:noVBand="1"/>
      </w:tblPr>
      <w:tblGrid>
        <w:gridCol w:w="1560"/>
        <w:gridCol w:w="2126"/>
        <w:gridCol w:w="5528"/>
      </w:tblGrid>
      <w:tr w:rsidR="00D1038E" w14:paraId="4FACD2B2" w14:textId="77777777">
        <w:trPr>
          <w:trHeight w:val="274"/>
        </w:trPr>
        <w:tc>
          <w:tcPr>
            <w:tcW w:w="1560" w:type="dxa"/>
            <w:vAlign w:val="center"/>
          </w:tcPr>
          <w:p w14:paraId="000001C4" w14:textId="77777777" w:rsidR="00D1038E" w:rsidRDefault="008E1079">
            <w:pPr>
              <w:pBdr>
                <w:top w:val="nil"/>
                <w:left w:val="nil"/>
                <w:bottom w:val="nil"/>
                <w:right w:val="nil"/>
                <w:between w:val="nil"/>
              </w:pBdr>
              <w:spacing w:before="60" w:after="60" w:line="259" w:lineRule="auto"/>
              <w:jc w:val="center"/>
              <w:rPr>
                <w:b/>
                <w:color w:val="000000"/>
              </w:rPr>
            </w:pPr>
            <w:bookmarkStart w:id="58" w:name="_heading=h.28h4qwu" w:colFirst="0" w:colLast="0"/>
            <w:bookmarkEnd w:id="58"/>
            <w:r>
              <w:rPr>
                <w:b/>
                <w:color w:val="000000"/>
              </w:rPr>
              <w:t>Categoría</w:t>
            </w:r>
          </w:p>
        </w:tc>
        <w:tc>
          <w:tcPr>
            <w:tcW w:w="2126" w:type="dxa"/>
            <w:vAlign w:val="center"/>
          </w:tcPr>
          <w:p w14:paraId="000001C5" w14:textId="77777777" w:rsidR="00D1038E" w:rsidRDefault="008E1079">
            <w:pPr>
              <w:pBdr>
                <w:top w:val="nil"/>
                <w:left w:val="nil"/>
                <w:bottom w:val="nil"/>
                <w:right w:val="nil"/>
                <w:between w:val="nil"/>
              </w:pBdr>
              <w:spacing w:before="60" w:after="60" w:line="259" w:lineRule="auto"/>
              <w:jc w:val="center"/>
              <w:rPr>
                <w:b/>
                <w:color w:val="000000"/>
              </w:rPr>
            </w:pPr>
            <w:bookmarkStart w:id="59" w:name="_heading=h.nmf14n" w:colFirst="0" w:colLast="0"/>
            <w:bookmarkEnd w:id="59"/>
            <w:r>
              <w:rPr>
                <w:b/>
                <w:color w:val="000000"/>
              </w:rPr>
              <w:t>Subtemas</w:t>
            </w:r>
          </w:p>
        </w:tc>
        <w:tc>
          <w:tcPr>
            <w:tcW w:w="5528" w:type="dxa"/>
            <w:vAlign w:val="center"/>
          </w:tcPr>
          <w:p w14:paraId="000001C6" w14:textId="77777777" w:rsidR="00D1038E" w:rsidRDefault="008E1079">
            <w:pPr>
              <w:pBdr>
                <w:top w:val="nil"/>
                <w:left w:val="nil"/>
                <w:bottom w:val="nil"/>
                <w:right w:val="nil"/>
                <w:between w:val="nil"/>
              </w:pBdr>
              <w:spacing w:before="60" w:after="60" w:line="259" w:lineRule="auto"/>
              <w:jc w:val="center"/>
              <w:rPr>
                <w:b/>
                <w:color w:val="000000"/>
              </w:rPr>
            </w:pPr>
            <w:bookmarkStart w:id="60" w:name="_heading=h.37m2jsg" w:colFirst="0" w:colLast="0"/>
            <w:bookmarkEnd w:id="60"/>
            <w:r>
              <w:rPr>
                <w:b/>
                <w:color w:val="000000"/>
              </w:rPr>
              <w:t>Definiciones</w:t>
            </w:r>
          </w:p>
        </w:tc>
      </w:tr>
      <w:tr w:rsidR="00D1038E" w14:paraId="341BD719" w14:textId="77777777">
        <w:tc>
          <w:tcPr>
            <w:tcW w:w="1560" w:type="dxa"/>
            <w:vMerge w:val="restart"/>
            <w:vAlign w:val="center"/>
          </w:tcPr>
          <w:p w14:paraId="000001C7" w14:textId="77777777" w:rsidR="00D1038E" w:rsidRDefault="008E1079">
            <w:pPr>
              <w:pBdr>
                <w:top w:val="nil"/>
                <w:left w:val="nil"/>
                <w:bottom w:val="nil"/>
                <w:right w:val="nil"/>
                <w:between w:val="nil"/>
              </w:pBdr>
              <w:spacing w:before="60" w:after="60" w:line="259" w:lineRule="auto"/>
              <w:jc w:val="left"/>
              <w:rPr>
                <w:b/>
                <w:color w:val="000000"/>
              </w:rPr>
            </w:pPr>
            <w:bookmarkStart w:id="61" w:name="_heading=h.1mrcu09" w:colFirst="0" w:colLast="0"/>
            <w:bookmarkEnd w:id="61"/>
            <w:r>
              <w:rPr>
                <w:b/>
                <w:color w:val="000000"/>
              </w:rPr>
              <w:t xml:space="preserve">Memoria </w:t>
            </w:r>
          </w:p>
          <w:p w14:paraId="000001C8" w14:textId="77777777" w:rsidR="00D1038E" w:rsidRDefault="00D1038E">
            <w:pPr>
              <w:pBdr>
                <w:top w:val="nil"/>
                <w:left w:val="nil"/>
                <w:bottom w:val="nil"/>
                <w:right w:val="nil"/>
                <w:between w:val="nil"/>
              </w:pBdr>
              <w:spacing w:before="60" w:after="60" w:line="259" w:lineRule="auto"/>
              <w:jc w:val="left"/>
              <w:rPr>
                <w:color w:val="000000"/>
              </w:rPr>
            </w:pPr>
          </w:p>
        </w:tc>
        <w:tc>
          <w:tcPr>
            <w:tcW w:w="2126" w:type="dxa"/>
            <w:vAlign w:val="center"/>
          </w:tcPr>
          <w:p w14:paraId="000001C9" w14:textId="77777777" w:rsidR="00D1038E" w:rsidRDefault="008E1079">
            <w:pPr>
              <w:pBdr>
                <w:top w:val="nil"/>
                <w:left w:val="nil"/>
                <w:bottom w:val="nil"/>
                <w:right w:val="nil"/>
                <w:between w:val="nil"/>
              </w:pBdr>
              <w:spacing w:before="60" w:after="60" w:line="259" w:lineRule="auto"/>
              <w:jc w:val="left"/>
              <w:rPr>
                <w:color w:val="000000"/>
              </w:rPr>
            </w:pPr>
            <w:bookmarkStart w:id="62" w:name="_heading=h.46r0co2" w:colFirst="0" w:colLast="0"/>
            <w:bookmarkEnd w:id="62"/>
            <w:r>
              <w:rPr>
                <w:color w:val="000000"/>
              </w:rPr>
              <w:t>Memoria de trabajo</w:t>
            </w:r>
          </w:p>
        </w:tc>
        <w:tc>
          <w:tcPr>
            <w:tcW w:w="5528" w:type="dxa"/>
            <w:vAlign w:val="center"/>
          </w:tcPr>
          <w:p w14:paraId="000001CA" w14:textId="77777777" w:rsidR="00D1038E" w:rsidRDefault="008E1079">
            <w:pPr>
              <w:pBdr>
                <w:top w:val="nil"/>
                <w:left w:val="nil"/>
                <w:bottom w:val="nil"/>
                <w:right w:val="nil"/>
                <w:between w:val="nil"/>
              </w:pBdr>
              <w:spacing w:before="60" w:after="60" w:line="276" w:lineRule="auto"/>
              <w:jc w:val="left"/>
              <w:rPr>
                <w:color w:val="000000"/>
              </w:rPr>
            </w:pPr>
            <w:bookmarkStart w:id="63" w:name="_heading=h.2lwamvv" w:colFirst="0" w:colLast="0"/>
            <w:bookmarkEnd w:id="63"/>
            <w:r>
              <w:rPr>
                <w:color w:val="000000"/>
              </w:rPr>
              <w:t xml:space="preserve">Es una función ejecutiva cerebral que se encarga del almacenamiento de la información que llega del exterior, con la cual se construyen los conocimientos. </w:t>
            </w:r>
          </w:p>
        </w:tc>
      </w:tr>
      <w:tr w:rsidR="00D1038E" w14:paraId="2B17AB28" w14:textId="77777777">
        <w:tc>
          <w:tcPr>
            <w:tcW w:w="1560" w:type="dxa"/>
            <w:vMerge/>
            <w:vAlign w:val="center"/>
          </w:tcPr>
          <w:p w14:paraId="000001CB" w14:textId="77777777" w:rsidR="00D1038E" w:rsidRDefault="00D1038E">
            <w:pPr>
              <w:widowControl w:val="0"/>
              <w:pBdr>
                <w:top w:val="nil"/>
                <w:left w:val="nil"/>
                <w:bottom w:val="nil"/>
                <w:right w:val="nil"/>
                <w:between w:val="nil"/>
              </w:pBdr>
              <w:spacing w:line="276" w:lineRule="auto"/>
              <w:jc w:val="left"/>
              <w:rPr>
                <w:color w:val="000000"/>
              </w:rPr>
            </w:pPr>
          </w:p>
        </w:tc>
        <w:tc>
          <w:tcPr>
            <w:tcW w:w="2126" w:type="dxa"/>
            <w:vAlign w:val="center"/>
          </w:tcPr>
          <w:p w14:paraId="000001CC" w14:textId="77777777" w:rsidR="00D1038E" w:rsidRDefault="008E1079">
            <w:pPr>
              <w:pBdr>
                <w:top w:val="nil"/>
                <w:left w:val="nil"/>
                <w:bottom w:val="nil"/>
                <w:right w:val="nil"/>
                <w:between w:val="nil"/>
              </w:pBdr>
              <w:spacing w:before="60" w:after="60" w:line="259" w:lineRule="auto"/>
              <w:jc w:val="left"/>
              <w:rPr>
                <w:color w:val="000000"/>
              </w:rPr>
            </w:pPr>
            <w:bookmarkStart w:id="64" w:name="_heading=h.111kx3o" w:colFirst="0" w:colLast="0"/>
            <w:bookmarkEnd w:id="64"/>
            <w:r>
              <w:rPr>
                <w:color w:val="000000"/>
              </w:rPr>
              <w:t xml:space="preserve">Bases neurológicas </w:t>
            </w:r>
          </w:p>
        </w:tc>
        <w:tc>
          <w:tcPr>
            <w:tcW w:w="5528" w:type="dxa"/>
            <w:vAlign w:val="center"/>
          </w:tcPr>
          <w:p w14:paraId="000001CD" w14:textId="77777777" w:rsidR="00D1038E" w:rsidRDefault="008E1079">
            <w:pPr>
              <w:pBdr>
                <w:top w:val="nil"/>
                <w:left w:val="nil"/>
                <w:bottom w:val="nil"/>
                <w:right w:val="nil"/>
                <w:between w:val="nil"/>
              </w:pBdr>
              <w:spacing w:before="60" w:after="60" w:line="276" w:lineRule="auto"/>
              <w:jc w:val="left"/>
              <w:rPr>
                <w:color w:val="000000"/>
              </w:rPr>
            </w:pPr>
            <w:bookmarkStart w:id="65" w:name="_heading=h.3l18frh" w:colFirst="0" w:colLast="0"/>
            <w:bookmarkEnd w:id="65"/>
            <w:r>
              <w:rPr>
                <w:color w:val="000000"/>
              </w:rPr>
              <w:t>Las bases neurológicas de la memoria se relacionan con el lóbulo prefrontal.</w:t>
            </w:r>
          </w:p>
        </w:tc>
      </w:tr>
      <w:tr w:rsidR="00D1038E" w14:paraId="460DE58A" w14:textId="77777777">
        <w:tc>
          <w:tcPr>
            <w:tcW w:w="1560" w:type="dxa"/>
            <w:vMerge w:val="restart"/>
            <w:vAlign w:val="center"/>
          </w:tcPr>
          <w:p w14:paraId="000001CE" w14:textId="77777777" w:rsidR="00D1038E" w:rsidRDefault="008E1079">
            <w:pPr>
              <w:pBdr>
                <w:top w:val="nil"/>
                <w:left w:val="nil"/>
                <w:bottom w:val="nil"/>
                <w:right w:val="nil"/>
                <w:between w:val="nil"/>
              </w:pBdr>
              <w:spacing w:before="60" w:after="60" w:line="259" w:lineRule="auto"/>
              <w:jc w:val="left"/>
              <w:rPr>
                <w:b/>
                <w:color w:val="000000"/>
              </w:rPr>
            </w:pPr>
            <w:bookmarkStart w:id="66" w:name="_heading=h.206ipza" w:colFirst="0" w:colLast="0"/>
            <w:bookmarkEnd w:id="66"/>
            <w:r>
              <w:rPr>
                <w:b/>
                <w:color w:val="000000"/>
              </w:rPr>
              <w:t xml:space="preserve">Estrategias </w:t>
            </w:r>
          </w:p>
          <w:p w14:paraId="000001CF" w14:textId="77777777" w:rsidR="00D1038E" w:rsidRDefault="008E1079">
            <w:pPr>
              <w:pBdr>
                <w:top w:val="nil"/>
                <w:left w:val="nil"/>
                <w:bottom w:val="nil"/>
                <w:right w:val="nil"/>
                <w:between w:val="nil"/>
              </w:pBdr>
              <w:spacing w:before="60" w:after="60" w:line="259" w:lineRule="auto"/>
              <w:jc w:val="left"/>
              <w:rPr>
                <w:color w:val="000000"/>
              </w:rPr>
            </w:pPr>
            <w:r>
              <w:rPr>
                <w:color w:val="000000"/>
              </w:rPr>
              <w:t xml:space="preserve"> </w:t>
            </w:r>
          </w:p>
        </w:tc>
        <w:tc>
          <w:tcPr>
            <w:tcW w:w="2126" w:type="dxa"/>
            <w:vAlign w:val="center"/>
          </w:tcPr>
          <w:p w14:paraId="000001D0" w14:textId="77777777" w:rsidR="00D1038E" w:rsidRDefault="008E1079">
            <w:pPr>
              <w:pBdr>
                <w:top w:val="nil"/>
                <w:left w:val="nil"/>
                <w:bottom w:val="nil"/>
                <w:right w:val="nil"/>
                <w:between w:val="nil"/>
              </w:pBdr>
              <w:spacing w:before="60" w:after="60" w:line="259" w:lineRule="auto"/>
              <w:jc w:val="left"/>
              <w:rPr>
                <w:color w:val="000000"/>
              </w:rPr>
            </w:pPr>
            <w:bookmarkStart w:id="67" w:name="_heading=h.4k668n3" w:colFirst="0" w:colLast="0"/>
            <w:bookmarkEnd w:id="67"/>
            <w:r>
              <w:rPr>
                <w:color w:val="000000"/>
              </w:rPr>
              <w:t xml:space="preserve">Estrategias lúdicas </w:t>
            </w:r>
          </w:p>
        </w:tc>
        <w:tc>
          <w:tcPr>
            <w:tcW w:w="5528" w:type="dxa"/>
            <w:vAlign w:val="center"/>
          </w:tcPr>
          <w:p w14:paraId="000001D1" w14:textId="77777777" w:rsidR="00D1038E" w:rsidRDefault="008E1079">
            <w:pPr>
              <w:pBdr>
                <w:top w:val="nil"/>
                <w:left w:val="nil"/>
                <w:bottom w:val="nil"/>
                <w:right w:val="nil"/>
                <w:between w:val="nil"/>
              </w:pBdr>
              <w:spacing w:before="60" w:after="60" w:line="276" w:lineRule="auto"/>
              <w:jc w:val="left"/>
              <w:rPr>
                <w:color w:val="000000"/>
              </w:rPr>
            </w:pPr>
            <w:bookmarkStart w:id="68" w:name="_heading=h.2zbgiuw" w:colFirst="0" w:colLast="0"/>
            <w:bookmarkEnd w:id="68"/>
            <w:r>
              <w:rPr>
                <w:color w:val="000000"/>
              </w:rPr>
              <w:t xml:space="preserve">Las estrategias lúdicas son las acciones que planean los docentes, donde intervienen el disfrute, el goce y el placer en la construcción de los conocimientos. </w:t>
            </w:r>
          </w:p>
        </w:tc>
      </w:tr>
      <w:tr w:rsidR="00D1038E" w14:paraId="1E2BA7F7" w14:textId="77777777">
        <w:tc>
          <w:tcPr>
            <w:tcW w:w="1560" w:type="dxa"/>
            <w:vMerge/>
            <w:vAlign w:val="center"/>
          </w:tcPr>
          <w:p w14:paraId="000001D2" w14:textId="77777777" w:rsidR="00D1038E" w:rsidRDefault="00D1038E">
            <w:pPr>
              <w:widowControl w:val="0"/>
              <w:pBdr>
                <w:top w:val="nil"/>
                <w:left w:val="nil"/>
                <w:bottom w:val="nil"/>
                <w:right w:val="nil"/>
                <w:between w:val="nil"/>
              </w:pBdr>
              <w:spacing w:line="276" w:lineRule="auto"/>
              <w:jc w:val="left"/>
              <w:rPr>
                <w:color w:val="000000"/>
              </w:rPr>
            </w:pPr>
          </w:p>
        </w:tc>
        <w:tc>
          <w:tcPr>
            <w:tcW w:w="2126" w:type="dxa"/>
            <w:vAlign w:val="center"/>
          </w:tcPr>
          <w:p w14:paraId="000001D3" w14:textId="77777777" w:rsidR="00D1038E" w:rsidRDefault="008E1079">
            <w:pPr>
              <w:pBdr>
                <w:top w:val="nil"/>
                <w:left w:val="nil"/>
                <w:bottom w:val="nil"/>
                <w:right w:val="nil"/>
                <w:between w:val="nil"/>
              </w:pBdr>
              <w:spacing w:before="60" w:after="60" w:line="259" w:lineRule="auto"/>
              <w:jc w:val="left"/>
              <w:rPr>
                <w:color w:val="000000"/>
              </w:rPr>
            </w:pPr>
            <w:bookmarkStart w:id="69" w:name="_heading=h.1egqt2p" w:colFirst="0" w:colLast="0"/>
            <w:bookmarkEnd w:id="69"/>
            <w:r>
              <w:rPr>
                <w:color w:val="000000"/>
              </w:rPr>
              <w:t xml:space="preserve">Estrategias didácticas </w:t>
            </w:r>
          </w:p>
        </w:tc>
        <w:tc>
          <w:tcPr>
            <w:tcW w:w="5528" w:type="dxa"/>
            <w:vAlign w:val="center"/>
          </w:tcPr>
          <w:p w14:paraId="000001D4" w14:textId="77777777" w:rsidR="00D1038E" w:rsidRDefault="008E1079">
            <w:pPr>
              <w:pBdr>
                <w:top w:val="nil"/>
                <w:left w:val="nil"/>
                <w:bottom w:val="nil"/>
                <w:right w:val="nil"/>
                <w:between w:val="nil"/>
              </w:pBdr>
              <w:spacing w:before="60" w:after="60" w:line="276" w:lineRule="auto"/>
              <w:jc w:val="left"/>
              <w:rPr>
                <w:color w:val="000000"/>
              </w:rPr>
            </w:pPr>
            <w:bookmarkStart w:id="70" w:name="_heading=h.3ygebqi" w:colFirst="0" w:colLast="0"/>
            <w:bookmarkEnd w:id="70"/>
            <w:r>
              <w:rPr>
                <w:color w:val="000000"/>
              </w:rPr>
              <w:t xml:space="preserve">Las estrategias didácticas son las acciones de los maestros a partir de las cuales los estudiantes construyen los conocimientos; pueden ser estrategias de aprendizaje o de enseñanza. </w:t>
            </w:r>
          </w:p>
        </w:tc>
      </w:tr>
      <w:tr w:rsidR="00D1038E" w14:paraId="0BD7777D" w14:textId="77777777">
        <w:tc>
          <w:tcPr>
            <w:tcW w:w="1560" w:type="dxa"/>
            <w:vMerge w:val="restart"/>
            <w:vAlign w:val="center"/>
          </w:tcPr>
          <w:p w14:paraId="000001D5" w14:textId="77777777" w:rsidR="00D1038E" w:rsidRDefault="008E1079">
            <w:pPr>
              <w:pBdr>
                <w:top w:val="nil"/>
                <w:left w:val="nil"/>
                <w:bottom w:val="nil"/>
                <w:right w:val="nil"/>
                <w:between w:val="nil"/>
              </w:pBdr>
              <w:spacing w:before="60" w:after="60" w:line="259" w:lineRule="auto"/>
              <w:jc w:val="left"/>
              <w:rPr>
                <w:b/>
                <w:color w:val="000000"/>
              </w:rPr>
            </w:pPr>
            <w:bookmarkStart w:id="71" w:name="_heading=h.2dlolyb" w:colFirst="0" w:colLast="0"/>
            <w:bookmarkEnd w:id="71"/>
            <w:r>
              <w:rPr>
                <w:b/>
                <w:color w:val="000000"/>
              </w:rPr>
              <w:t>Proceso de aprendizaje del idioma inglés</w:t>
            </w:r>
          </w:p>
          <w:p w14:paraId="000001D6" w14:textId="77777777" w:rsidR="00D1038E" w:rsidRDefault="00D1038E">
            <w:pPr>
              <w:pBdr>
                <w:top w:val="nil"/>
                <w:left w:val="nil"/>
                <w:bottom w:val="nil"/>
                <w:right w:val="nil"/>
                <w:between w:val="nil"/>
              </w:pBdr>
              <w:spacing w:before="60" w:after="60" w:line="259" w:lineRule="auto"/>
              <w:jc w:val="left"/>
              <w:rPr>
                <w:color w:val="000000"/>
              </w:rPr>
            </w:pPr>
          </w:p>
        </w:tc>
        <w:tc>
          <w:tcPr>
            <w:tcW w:w="2126" w:type="dxa"/>
            <w:vAlign w:val="center"/>
          </w:tcPr>
          <w:p w14:paraId="000001D7" w14:textId="77777777" w:rsidR="00D1038E" w:rsidRDefault="008E1079">
            <w:pPr>
              <w:pBdr>
                <w:top w:val="nil"/>
                <w:left w:val="nil"/>
                <w:bottom w:val="nil"/>
                <w:right w:val="nil"/>
                <w:between w:val="nil"/>
              </w:pBdr>
              <w:spacing w:before="60" w:after="60" w:line="259" w:lineRule="auto"/>
              <w:jc w:val="left"/>
              <w:rPr>
                <w:color w:val="000000"/>
              </w:rPr>
            </w:pPr>
            <w:bookmarkStart w:id="72" w:name="_heading=h.sqyw64" w:colFirst="0" w:colLast="0"/>
            <w:bookmarkEnd w:id="72"/>
            <w:r>
              <w:rPr>
                <w:color w:val="000000"/>
              </w:rPr>
              <w:t xml:space="preserve">Aprendizaje </w:t>
            </w:r>
          </w:p>
        </w:tc>
        <w:tc>
          <w:tcPr>
            <w:tcW w:w="5528" w:type="dxa"/>
            <w:vAlign w:val="center"/>
          </w:tcPr>
          <w:p w14:paraId="000001D8" w14:textId="77777777" w:rsidR="00D1038E" w:rsidRDefault="008E1079">
            <w:pPr>
              <w:pBdr>
                <w:top w:val="nil"/>
                <w:left w:val="nil"/>
                <w:bottom w:val="nil"/>
                <w:right w:val="nil"/>
                <w:between w:val="nil"/>
              </w:pBdr>
              <w:spacing w:before="60" w:after="60" w:line="276" w:lineRule="auto"/>
              <w:jc w:val="left"/>
              <w:rPr>
                <w:color w:val="000000"/>
              </w:rPr>
            </w:pPr>
            <w:bookmarkStart w:id="73" w:name="_heading=h.3cqmetx" w:colFirst="0" w:colLast="0"/>
            <w:bookmarkEnd w:id="73"/>
            <w:r>
              <w:rPr>
                <w:color w:val="000000"/>
              </w:rPr>
              <w:t>Es un proceso cognitivo de asimilación, donde los estudiantes unen las nuevas informaciones con saberes previos, a través de un proceso cognitivo.</w:t>
            </w:r>
          </w:p>
        </w:tc>
      </w:tr>
      <w:tr w:rsidR="00D1038E" w14:paraId="640FB832" w14:textId="77777777">
        <w:tc>
          <w:tcPr>
            <w:tcW w:w="1560" w:type="dxa"/>
            <w:vMerge/>
            <w:vAlign w:val="center"/>
          </w:tcPr>
          <w:p w14:paraId="000001D9" w14:textId="77777777" w:rsidR="00D1038E" w:rsidRDefault="00D1038E">
            <w:pPr>
              <w:widowControl w:val="0"/>
              <w:pBdr>
                <w:top w:val="nil"/>
                <w:left w:val="nil"/>
                <w:bottom w:val="nil"/>
                <w:right w:val="nil"/>
                <w:between w:val="nil"/>
              </w:pBdr>
              <w:spacing w:line="276" w:lineRule="auto"/>
              <w:jc w:val="left"/>
              <w:rPr>
                <w:color w:val="000000"/>
              </w:rPr>
            </w:pPr>
          </w:p>
        </w:tc>
        <w:tc>
          <w:tcPr>
            <w:tcW w:w="2126" w:type="dxa"/>
            <w:vAlign w:val="center"/>
          </w:tcPr>
          <w:p w14:paraId="000001DA" w14:textId="77777777" w:rsidR="00D1038E" w:rsidRDefault="008E1079">
            <w:pPr>
              <w:pBdr>
                <w:top w:val="nil"/>
                <w:left w:val="nil"/>
                <w:bottom w:val="nil"/>
                <w:right w:val="nil"/>
                <w:between w:val="nil"/>
              </w:pBdr>
              <w:spacing w:before="60" w:after="60" w:line="259" w:lineRule="auto"/>
              <w:jc w:val="left"/>
              <w:rPr>
                <w:color w:val="000000"/>
              </w:rPr>
            </w:pPr>
            <w:bookmarkStart w:id="74" w:name="_heading=h.1rvwp1q" w:colFirst="0" w:colLast="0"/>
            <w:bookmarkEnd w:id="74"/>
            <w:r>
              <w:rPr>
                <w:color w:val="000000"/>
              </w:rPr>
              <w:t xml:space="preserve">Estilos de aprendizaje </w:t>
            </w:r>
          </w:p>
        </w:tc>
        <w:tc>
          <w:tcPr>
            <w:tcW w:w="5528" w:type="dxa"/>
            <w:vAlign w:val="center"/>
          </w:tcPr>
          <w:p w14:paraId="000001DB" w14:textId="77777777" w:rsidR="00D1038E" w:rsidRDefault="008E1079">
            <w:pPr>
              <w:pBdr>
                <w:top w:val="nil"/>
                <w:left w:val="nil"/>
                <w:bottom w:val="nil"/>
                <w:right w:val="nil"/>
                <w:between w:val="nil"/>
              </w:pBdr>
              <w:spacing w:before="60" w:after="60" w:line="276" w:lineRule="auto"/>
              <w:jc w:val="left"/>
              <w:rPr>
                <w:color w:val="000000"/>
              </w:rPr>
            </w:pPr>
            <w:bookmarkStart w:id="75" w:name="_heading=h.4bvk7pj" w:colFirst="0" w:colLast="0"/>
            <w:bookmarkEnd w:id="75"/>
            <w:r>
              <w:rPr>
                <w:color w:val="000000"/>
              </w:rPr>
              <w:t xml:space="preserve">El aprendizaje se puede dar a través de los sentidos. Es así como existen, básicamente, tres estilos o formas de adquirir los conocimientos: el visual, el auditivo y el kinestésico. </w:t>
            </w:r>
          </w:p>
        </w:tc>
      </w:tr>
    </w:tbl>
    <w:p w14:paraId="000001DC" w14:textId="77777777" w:rsidR="00D1038E" w:rsidRDefault="008E1079">
      <w:pPr>
        <w:spacing w:before="120"/>
        <w:rPr>
          <w:i/>
          <w:sz w:val="20"/>
          <w:szCs w:val="20"/>
        </w:rPr>
      </w:pPr>
      <w:r>
        <w:rPr>
          <w:i/>
          <w:sz w:val="20"/>
          <w:szCs w:val="20"/>
        </w:rPr>
        <w:t xml:space="preserve">Nota. </w:t>
      </w:r>
      <w:r>
        <w:rPr>
          <w:sz w:val="20"/>
          <w:szCs w:val="20"/>
        </w:rPr>
        <w:t>Adaptado de Ruiz Rojas (2014).</w:t>
      </w:r>
    </w:p>
    <w:p w14:paraId="000001DD" w14:textId="77777777" w:rsidR="00D1038E" w:rsidRDefault="00D1038E">
      <w:pPr>
        <w:ind w:firstLine="708"/>
      </w:pPr>
    </w:p>
    <w:p w14:paraId="000001DE" w14:textId="77777777" w:rsidR="00D1038E" w:rsidRDefault="008E1079">
      <w:pPr>
        <w:pBdr>
          <w:top w:val="nil"/>
          <w:left w:val="nil"/>
          <w:bottom w:val="nil"/>
          <w:right w:val="nil"/>
          <w:between w:val="nil"/>
        </w:pBdr>
        <w:spacing w:after="120" w:line="240" w:lineRule="auto"/>
        <w:jc w:val="left"/>
        <w:rPr>
          <w:b/>
          <w:color w:val="000000"/>
        </w:rPr>
      </w:pPr>
      <w:bookmarkStart w:id="76" w:name="_heading=h.2r0uhxc" w:colFirst="0" w:colLast="0"/>
      <w:bookmarkEnd w:id="76"/>
      <w:r>
        <w:rPr>
          <w:b/>
          <w:color w:val="000000"/>
        </w:rPr>
        <w:t>Figura 1</w:t>
      </w:r>
      <w:r>
        <w:rPr>
          <w:i/>
          <w:color w:val="000000"/>
        </w:rPr>
        <w:br/>
        <w:t>Portada Normas APA séptima edición 2020 en inglés</w:t>
      </w:r>
    </w:p>
    <w:p w14:paraId="000001DF" w14:textId="77777777" w:rsidR="00D1038E" w:rsidRDefault="008E1079">
      <w:pPr>
        <w:jc w:val="center"/>
        <w:rPr>
          <w:b/>
        </w:rPr>
      </w:pPr>
      <w:r>
        <w:rPr>
          <w:noProof/>
        </w:rPr>
        <w:drawing>
          <wp:inline distT="0" distB="0" distL="0" distR="0">
            <wp:extent cx="2008408" cy="2609711"/>
            <wp:effectExtent l="0" t="0" r="0" b="0"/>
            <wp:docPr id="397041625" name="image28.jpg" descr="Amazon.com: Publication Manual of the American Psychological Association:  7th Edition, 2020 Copyright (9781433832178): American Psychological  Association: Books"/>
            <wp:cNvGraphicFramePr/>
            <a:graphic xmlns:a="http://schemas.openxmlformats.org/drawingml/2006/main">
              <a:graphicData uri="http://schemas.openxmlformats.org/drawingml/2006/picture">
                <pic:pic xmlns:pic="http://schemas.openxmlformats.org/drawingml/2006/picture">
                  <pic:nvPicPr>
                    <pic:cNvPr id="0" name="image28.jpg" descr="Amazon.com: Publication Manual of the American Psychological Association:  7th Edition, 2020 Copyright (9781433832178): American Psychological  Association: Books"/>
                    <pic:cNvPicPr preferRelativeResize="0"/>
                  </pic:nvPicPr>
                  <pic:blipFill>
                    <a:blip r:embed="rId22"/>
                    <a:srcRect/>
                    <a:stretch>
                      <a:fillRect/>
                    </a:stretch>
                  </pic:blipFill>
                  <pic:spPr>
                    <a:xfrm>
                      <a:off x="0" y="0"/>
                      <a:ext cx="2008408" cy="2609711"/>
                    </a:xfrm>
                    <a:prstGeom prst="rect">
                      <a:avLst/>
                    </a:prstGeom>
                    <a:ln/>
                  </pic:spPr>
                </pic:pic>
              </a:graphicData>
            </a:graphic>
          </wp:inline>
        </w:drawing>
      </w:r>
      <w:r>
        <w:rPr>
          <w:b/>
        </w:rPr>
        <w:t xml:space="preserve"> </w:t>
      </w:r>
    </w:p>
    <w:p w14:paraId="000001E0" w14:textId="77777777" w:rsidR="00D1038E" w:rsidRDefault="008E1079">
      <w:pPr>
        <w:spacing w:line="276" w:lineRule="auto"/>
      </w:pPr>
      <w:r>
        <w:rPr>
          <w:i/>
          <w:sz w:val="20"/>
          <w:szCs w:val="20"/>
        </w:rPr>
        <w:t xml:space="preserve">Nota. </w:t>
      </w:r>
      <w:r>
        <w:rPr>
          <w:sz w:val="20"/>
          <w:szCs w:val="20"/>
        </w:rPr>
        <w:t>Fuente https://bit.ly/2IyrZao (American Psychological Association, 2020).</w:t>
      </w:r>
    </w:p>
    <w:p w14:paraId="000001E1" w14:textId="77777777" w:rsidR="00D1038E" w:rsidRDefault="00D1038E">
      <w:pPr>
        <w:jc w:val="center"/>
        <w:rPr>
          <w:b/>
        </w:rPr>
      </w:pPr>
    </w:p>
    <w:p w14:paraId="000001E2" w14:textId="77777777" w:rsidR="00D1038E" w:rsidRDefault="008E1079">
      <w:pPr>
        <w:pBdr>
          <w:top w:val="nil"/>
          <w:left w:val="nil"/>
          <w:bottom w:val="nil"/>
          <w:right w:val="nil"/>
          <w:between w:val="nil"/>
        </w:pBdr>
        <w:spacing w:after="120" w:line="240" w:lineRule="auto"/>
        <w:jc w:val="left"/>
        <w:rPr>
          <w:b/>
          <w:i/>
          <w:color w:val="000000"/>
        </w:rPr>
      </w:pPr>
      <w:bookmarkStart w:id="77" w:name="_heading=h.1664s55" w:colFirst="0" w:colLast="0"/>
      <w:bookmarkEnd w:id="77"/>
      <w:r>
        <w:rPr>
          <w:b/>
          <w:color w:val="000000"/>
        </w:rPr>
        <w:t>Figura 2</w:t>
      </w:r>
      <w:r>
        <w:rPr>
          <w:i/>
          <w:color w:val="000000"/>
        </w:rPr>
        <w:br/>
        <w:t>Logo Universidad de Antioquia</w:t>
      </w:r>
    </w:p>
    <w:p w14:paraId="000001E3" w14:textId="77777777" w:rsidR="00D1038E" w:rsidRDefault="008E1079">
      <w:pPr>
        <w:jc w:val="center"/>
        <w:rPr>
          <w:b/>
        </w:rPr>
      </w:pPr>
      <w:r>
        <w:rPr>
          <w:b/>
          <w:noProof/>
        </w:rPr>
        <w:lastRenderedPageBreak/>
        <w:drawing>
          <wp:inline distT="0" distB="0" distL="0" distR="0">
            <wp:extent cx="1515918" cy="1987708"/>
            <wp:effectExtent l="0" t="0" r="0" b="0"/>
            <wp:docPr id="3970416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1515918" cy="1987708"/>
                    </a:xfrm>
                    <a:prstGeom prst="rect">
                      <a:avLst/>
                    </a:prstGeom>
                    <a:ln/>
                  </pic:spPr>
                </pic:pic>
              </a:graphicData>
            </a:graphic>
          </wp:inline>
        </w:drawing>
      </w:r>
      <w:r>
        <w:rPr>
          <w:b/>
        </w:rPr>
        <w:t xml:space="preserve"> </w:t>
      </w:r>
    </w:p>
    <w:p w14:paraId="000001E4" w14:textId="77777777" w:rsidR="00D1038E" w:rsidRDefault="008E1079">
      <w:pPr>
        <w:rPr>
          <w:b/>
        </w:rPr>
      </w:pPr>
      <w:bookmarkStart w:id="78" w:name="_heading=h.3q5sasy" w:colFirst="0" w:colLast="0"/>
      <w:bookmarkEnd w:id="78"/>
      <w:r>
        <w:rPr>
          <w:i/>
          <w:sz w:val="20"/>
          <w:szCs w:val="20"/>
        </w:rPr>
        <w:t>Nota.</w:t>
      </w:r>
      <w:r>
        <w:rPr>
          <w:sz w:val="20"/>
          <w:szCs w:val="20"/>
        </w:rPr>
        <w:t xml:space="preserve"> Fuente http:/www.udea.edu.co</w:t>
      </w:r>
    </w:p>
    <w:p w14:paraId="000001E5" w14:textId="77777777" w:rsidR="00D1038E" w:rsidRDefault="008E1079">
      <w:pPr>
        <w:spacing w:after="160" w:line="259" w:lineRule="auto"/>
        <w:jc w:val="left"/>
        <w:rPr>
          <w:b/>
        </w:rPr>
      </w:pPr>
      <w:bookmarkStart w:id="79" w:name="_heading=h.25b2l0r" w:colFirst="0" w:colLast="0"/>
      <w:bookmarkEnd w:id="79"/>
      <w:r>
        <w:br w:type="page"/>
      </w:r>
    </w:p>
    <w:p w14:paraId="000001E6" w14:textId="77777777" w:rsidR="00D1038E" w:rsidRDefault="008E1079">
      <w:pPr>
        <w:pStyle w:val="Ttulo1"/>
        <w:numPr>
          <w:ilvl w:val="0"/>
          <w:numId w:val="7"/>
        </w:numPr>
      </w:pPr>
      <w:bookmarkStart w:id="80" w:name="_Toc183124262"/>
      <w:r>
        <w:lastRenderedPageBreak/>
        <w:t>Conclusiones</w:t>
      </w:r>
      <w:bookmarkEnd w:id="80"/>
    </w:p>
    <w:p w14:paraId="000001E7" w14:textId="77777777" w:rsidR="00D1038E" w:rsidRDefault="008E1079">
      <w:pPr>
        <w:pBdr>
          <w:top w:val="nil"/>
          <w:left w:val="nil"/>
          <w:bottom w:val="nil"/>
          <w:right w:val="nil"/>
          <w:between w:val="nil"/>
        </w:pBdr>
        <w:ind w:firstLine="709"/>
        <w:rPr>
          <w:color w:val="000000"/>
        </w:rPr>
      </w:pPr>
      <w:r>
        <w:rPr>
          <w:color w:val="000000"/>
        </w:rPr>
        <w:t>Son las interpretaciones finales que recopilan los datos de la investigación, describe lo que se obtuvo, qué se logró y cuáles son los resultados. Guardan relación directa con lo que se mencionó en el planteamiento del problema y en los objetivos. Haz un breve juicio crítico de tu proyecto.</w:t>
      </w:r>
    </w:p>
    <w:p w14:paraId="000001E8" w14:textId="77777777" w:rsidR="00D1038E" w:rsidRDefault="00D1038E"/>
    <w:p w14:paraId="000001E9" w14:textId="77777777" w:rsidR="00D1038E" w:rsidRDefault="00D1038E"/>
    <w:p w14:paraId="000001EA" w14:textId="77777777" w:rsidR="00D1038E" w:rsidRDefault="00D1038E"/>
    <w:p w14:paraId="000001EB" w14:textId="77777777" w:rsidR="00D1038E" w:rsidRDefault="00D1038E"/>
    <w:p w14:paraId="000001EC" w14:textId="77777777" w:rsidR="00D1038E" w:rsidRDefault="00D1038E"/>
    <w:p w14:paraId="000001ED" w14:textId="77777777" w:rsidR="00D1038E" w:rsidRDefault="00D1038E"/>
    <w:p w14:paraId="000001EE" w14:textId="77777777" w:rsidR="00D1038E" w:rsidRDefault="00D1038E"/>
    <w:p w14:paraId="000001EF" w14:textId="77777777" w:rsidR="00D1038E" w:rsidRDefault="008E1079">
      <w:pPr>
        <w:spacing w:after="160" w:line="259" w:lineRule="auto"/>
        <w:jc w:val="left"/>
      </w:pPr>
      <w:r>
        <w:br w:type="page"/>
      </w:r>
    </w:p>
    <w:p w14:paraId="000001F0" w14:textId="77777777" w:rsidR="00D1038E" w:rsidRDefault="008E1079">
      <w:pPr>
        <w:pStyle w:val="Ttulo1"/>
        <w:numPr>
          <w:ilvl w:val="0"/>
          <w:numId w:val="7"/>
        </w:numPr>
      </w:pPr>
      <w:bookmarkStart w:id="81" w:name="_Toc183124263"/>
      <w:r>
        <w:lastRenderedPageBreak/>
        <w:t>Recomendaciones</w:t>
      </w:r>
      <w:bookmarkEnd w:id="81"/>
    </w:p>
    <w:p w14:paraId="000001F1" w14:textId="77777777" w:rsidR="00D1038E" w:rsidRDefault="00D1038E">
      <w:pPr>
        <w:rPr>
          <w:b/>
        </w:rPr>
      </w:pPr>
    </w:p>
    <w:p w14:paraId="000001F2" w14:textId="77777777" w:rsidR="00D1038E" w:rsidRDefault="008E1079">
      <w:r>
        <w:tab/>
        <w:t xml:space="preserve">Las recomendaciones son las futuras y posibles líneas de investigación que llevarán a resolver problemas relacionados con la presente investigación. </w:t>
      </w:r>
    </w:p>
    <w:p w14:paraId="7F60592B" w14:textId="77777777" w:rsidR="009922A0" w:rsidRDefault="009922A0"/>
    <w:p w14:paraId="2E49D177" w14:textId="79E05BE6" w:rsidR="009922A0" w:rsidRDefault="009922A0">
      <w:r>
        <w:br w:type="page"/>
      </w:r>
    </w:p>
    <w:p w14:paraId="2F328D80" w14:textId="77777777" w:rsidR="009922A0" w:rsidRDefault="009922A0"/>
    <w:p w14:paraId="60F58C08" w14:textId="77777777" w:rsidR="009922A0" w:rsidRDefault="009922A0"/>
    <w:bookmarkStart w:id="82" w:name="_Toc183124264" w:displacedByCustomXml="next"/>
    <w:sdt>
      <w:sdtPr>
        <w:rPr>
          <w:rFonts w:eastAsia="Times New Roman" w:cs="Times New Roman"/>
          <w:b w:val="0"/>
          <w:szCs w:val="24"/>
          <w:lang w:val="es-ES"/>
        </w:rPr>
        <w:id w:val="358014731"/>
        <w:docPartObj>
          <w:docPartGallery w:val="Bibliographies"/>
          <w:docPartUnique/>
        </w:docPartObj>
      </w:sdtPr>
      <w:sdtEndPr>
        <w:rPr>
          <w:lang w:val="es-CO"/>
        </w:rPr>
      </w:sdtEndPr>
      <w:sdtContent>
        <w:p w14:paraId="672EB581" w14:textId="515D7DAF" w:rsidR="009922A0" w:rsidRDefault="009922A0">
          <w:pPr>
            <w:pStyle w:val="Ttulo1"/>
          </w:pPr>
          <w:r>
            <w:rPr>
              <w:lang w:val="es-ES"/>
            </w:rPr>
            <w:t>Referencias</w:t>
          </w:r>
          <w:bookmarkEnd w:id="82"/>
        </w:p>
        <w:sdt>
          <w:sdtPr>
            <w:id w:val="-573587230"/>
            <w:bibliography/>
          </w:sdtPr>
          <w:sdtContent>
            <w:p w14:paraId="60885E8D" w14:textId="77777777" w:rsidR="00251A70" w:rsidRDefault="009922A0" w:rsidP="00251A70">
              <w:pPr>
                <w:pStyle w:val="Bibliografa"/>
                <w:ind w:left="720" w:hanging="720"/>
                <w:rPr>
                  <w:noProof/>
                  <w:lang w:val="es-ES"/>
                </w:rPr>
              </w:pPr>
              <w:r>
                <w:fldChar w:fldCharType="begin"/>
              </w:r>
              <w:r>
                <w:instrText>BIBLIOGRAPHY</w:instrText>
              </w:r>
              <w:r>
                <w:fldChar w:fldCharType="separate"/>
              </w:r>
              <w:r w:rsidR="00251A70">
                <w:rPr>
                  <w:noProof/>
                  <w:lang w:val="es-ES"/>
                </w:rPr>
                <w:t xml:space="preserve">Artimo. (3 de Julio de 2024). </w:t>
              </w:r>
              <w:r w:rsidR="00251A70">
                <w:rPr>
                  <w:i/>
                  <w:iCs/>
                  <w:noProof/>
                  <w:lang w:val="es-ES"/>
                </w:rPr>
                <w:t>La telemetría como aliada en la reducción de accidentes viales</w:t>
              </w:r>
              <w:r w:rsidR="00251A70">
                <w:rPr>
                  <w:noProof/>
                  <w:lang w:val="es-ES"/>
                </w:rPr>
                <w:t>. Obtenido de Artimo: https://www.artimo.com.co/la-telemetria-como-aliada-en-la-reduccion-de-accidentes-viales/</w:t>
              </w:r>
            </w:p>
            <w:p w14:paraId="6AA02B06" w14:textId="77777777" w:rsidR="00251A70" w:rsidRDefault="00251A70" w:rsidP="00251A70">
              <w:pPr>
                <w:pStyle w:val="Bibliografa"/>
                <w:ind w:left="720" w:hanging="720"/>
                <w:rPr>
                  <w:noProof/>
                  <w:lang w:val="es-ES"/>
                </w:rPr>
              </w:pPr>
              <w:r>
                <w:rPr>
                  <w:noProof/>
                  <w:lang w:val="es-ES"/>
                </w:rPr>
                <w:t xml:space="preserve">Baquero Latorre, L. (2024). </w:t>
              </w:r>
              <w:r>
                <w:rPr>
                  <w:i/>
                  <w:iCs/>
                  <w:noProof/>
                  <w:lang w:val="es-ES"/>
                </w:rPr>
                <w:t>Transporte y logística en Colombia: Actualidad, Principales Desafíos y Perfiles más Demandados por el sector</w:t>
              </w:r>
              <w:r>
                <w:rPr>
                  <w:noProof/>
                  <w:lang w:val="es-ES"/>
                </w:rPr>
                <w:t>. Obtenido de NUMAM: https://numan.la/transporte-y-logistica-en-colombia-actualidad-principales-desafios-y-perfiles-mas-demandados-por-el-sector/</w:t>
              </w:r>
            </w:p>
            <w:p w14:paraId="1D9F8349" w14:textId="77777777" w:rsidR="00251A70" w:rsidRDefault="00251A70" w:rsidP="00251A70">
              <w:pPr>
                <w:pStyle w:val="Bibliografa"/>
                <w:ind w:left="720" w:hanging="720"/>
                <w:rPr>
                  <w:noProof/>
                  <w:lang w:val="es-ES"/>
                </w:rPr>
              </w:pPr>
              <w:r>
                <w:rPr>
                  <w:noProof/>
                  <w:lang w:val="es-ES"/>
                </w:rPr>
                <w:t xml:space="preserve">Chollet, F. (2018). </w:t>
              </w:r>
              <w:r>
                <w:rPr>
                  <w:i/>
                  <w:iCs/>
                  <w:noProof/>
                  <w:lang w:val="es-ES"/>
                </w:rPr>
                <w:t>Deep Learning with Python</w:t>
              </w:r>
              <w:r>
                <w:rPr>
                  <w:noProof/>
                  <w:lang w:val="es-ES"/>
                </w:rPr>
                <w:t xml:space="preserve"> (Primera ed.). Shelter Island, NY: Manning Publications.</w:t>
              </w:r>
            </w:p>
            <w:p w14:paraId="0B7C55E6" w14:textId="77777777" w:rsidR="00251A70" w:rsidRDefault="00251A70" w:rsidP="00251A70">
              <w:pPr>
                <w:pStyle w:val="Bibliografa"/>
                <w:ind w:left="720" w:hanging="720"/>
                <w:rPr>
                  <w:noProof/>
                  <w:lang w:val="es-ES"/>
                </w:rPr>
              </w:pPr>
              <w:r>
                <w:rPr>
                  <w:noProof/>
                  <w:lang w:val="es-ES"/>
                </w:rPr>
                <w:t xml:space="preserve">Géron, A. (2019). </w:t>
              </w:r>
              <w:r>
                <w:rPr>
                  <w:i/>
                  <w:iCs/>
                  <w:noProof/>
                  <w:lang w:val="es-ES"/>
                </w:rPr>
                <w:t>Hands-On Machine Learning with Scikit-Learn, Keras, and TensorFlow</w:t>
              </w:r>
              <w:r>
                <w:rPr>
                  <w:noProof/>
                  <w:lang w:val="es-ES"/>
                </w:rPr>
                <w:t xml:space="preserve"> (2ª edición ed.). Sebastopol, CA: O'Reilly Media. Obtenido de https://www.oreilly.com/library/view/hands-on-machine-learning/9781492032632/</w:t>
              </w:r>
            </w:p>
            <w:p w14:paraId="3BF80BE2" w14:textId="77777777" w:rsidR="00251A70" w:rsidRDefault="00251A70" w:rsidP="00251A70">
              <w:pPr>
                <w:pStyle w:val="Bibliografa"/>
                <w:ind w:left="720" w:hanging="720"/>
                <w:rPr>
                  <w:noProof/>
                  <w:lang w:val="es-ES"/>
                </w:rPr>
              </w:pPr>
              <w:r>
                <w:rPr>
                  <w:noProof/>
                  <w:lang w:val="es-ES"/>
                </w:rPr>
                <w:t xml:space="preserve">Mordor Intelligence. (2024). </w:t>
              </w:r>
              <w:r>
                <w:rPr>
                  <w:i/>
                  <w:iCs/>
                  <w:noProof/>
                  <w:lang w:val="es-ES"/>
                </w:rPr>
                <w:t>Análisis de participación y tamaño del mercado de carga y logística de Colombia tendencias y pronósticos de crecimiento (2024-2029)</w:t>
              </w:r>
              <w:r>
                <w:rPr>
                  <w:noProof/>
                  <w:lang w:val="es-ES"/>
                </w:rPr>
                <w:t>. Obtenido de Mordor Intelligence: https://www.mordorintelligence.com/es/industry-reports/colombia-freight-logistics-market-study</w:t>
              </w:r>
            </w:p>
            <w:p w14:paraId="35ECA0D6" w14:textId="77777777" w:rsidR="00251A70" w:rsidRDefault="00251A70" w:rsidP="00251A70">
              <w:pPr>
                <w:pStyle w:val="Bibliografa"/>
                <w:ind w:left="720" w:hanging="720"/>
                <w:rPr>
                  <w:noProof/>
                  <w:lang w:val="es-ES"/>
                </w:rPr>
              </w:pPr>
              <w:r>
                <w:rPr>
                  <w:noProof/>
                  <w:lang w:val="es-ES"/>
                </w:rPr>
                <w:t xml:space="preserve">Palma Enriquez, H. R., &amp; Suárez Restrepo, M. A. (2024). </w:t>
              </w:r>
              <w:r>
                <w:rPr>
                  <w:i/>
                  <w:iCs/>
                  <w:noProof/>
                  <w:lang w:val="es-ES"/>
                </w:rPr>
                <w:t>GitHub</w:t>
              </w:r>
              <w:r>
                <w:rPr>
                  <w:noProof/>
                  <w:lang w:val="es-ES"/>
                </w:rPr>
                <w:t xml:space="preserve">. Obtenido de </w:t>
              </w:r>
              <w:bookmarkStart w:id="83" w:name="_GoBack"/>
              <w:bookmarkEnd w:id="83"/>
              <w:r>
                <w:rPr>
                  <w:noProof/>
                  <w:lang w:val="es-ES"/>
                </w:rPr>
                <w:t>https://github.com/adelaida-suarez-UdeA/Monografia_UdeA/tree/main/documentos</w:t>
              </w:r>
            </w:p>
            <w:p w14:paraId="51E3135F" w14:textId="77777777" w:rsidR="00251A70" w:rsidRDefault="00251A70" w:rsidP="00251A70">
              <w:pPr>
                <w:pStyle w:val="Bibliografa"/>
                <w:ind w:left="720" w:hanging="720"/>
                <w:rPr>
                  <w:noProof/>
                  <w:lang w:val="es-ES"/>
                </w:rPr>
              </w:pPr>
              <w:r>
                <w:rPr>
                  <w:noProof/>
                  <w:lang w:val="es-ES"/>
                </w:rPr>
                <w:t xml:space="preserve">WebMaster. (22 de Agosto de 2024). </w:t>
              </w:r>
              <w:r>
                <w:rPr>
                  <w:i/>
                  <w:iCs/>
                  <w:noProof/>
                  <w:lang w:val="es-ES"/>
                </w:rPr>
                <w:t>Colombia registra una disminución significativa en víctimas por siniestros viales a julio de 2024.</w:t>
              </w:r>
              <w:r>
                <w:rPr>
                  <w:noProof/>
                  <w:lang w:val="es-ES"/>
                </w:rPr>
                <w:t xml:space="preserve"> Obtenido de ANSV: https://www.ansv.gov.co/es/prensa-comunicados/11736</w:t>
              </w:r>
            </w:p>
            <w:p w14:paraId="00000201" w14:textId="2D5D9315" w:rsidR="00D1038E" w:rsidRPr="009922A0" w:rsidRDefault="009922A0" w:rsidP="00251A70">
              <w:r>
                <w:rPr>
                  <w:b/>
                  <w:bCs/>
                </w:rPr>
                <w:fldChar w:fldCharType="end"/>
              </w:r>
            </w:p>
          </w:sdtContent>
        </w:sdt>
      </w:sdtContent>
    </w:sdt>
    <w:p w14:paraId="00000202" w14:textId="77777777" w:rsidR="00D1038E" w:rsidRDefault="00D1038E">
      <w:pPr>
        <w:rPr>
          <w:b/>
        </w:rPr>
      </w:pPr>
    </w:p>
    <w:p w14:paraId="416B4696" w14:textId="77777777" w:rsidR="009922A0" w:rsidRDefault="009922A0">
      <w:pPr>
        <w:rPr>
          <w:b/>
        </w:rPr>
      </w:pPr>
    </w:p>
    <w:p w14:paraId="4B7FAF39" w14:textId="77777777" w:rsidR="009922A0" w:rsidRDefault="009922A0">
      <w:pPr>
        <w:rPr>
          <w:b/>
        </w:rPr>
      </w:pPr>
    </w:p>
    <w:p w14:paraId="7C720987" w14:textId="77777777" w:rsidR="009922A0" w:rsidRDefault="009922A0">
      <w:pPr>
        <w:rPr>
          <w:b/>
        </w:rPr>
      </w:pPr>
    </w:p>
    <w:p w14:paraId="00000203" w14:textId="77777777" w:rsidR="00D1038E" w:rsidRDefault="008E1079">
      <w:pPr>
        <w:pStyle w:val="Ttulo1"/>
      </w:pPr>
      <w:bookmarkStart w:id="84" w:name="_Toc183124265"/>
      <w:r>
        <w:lastRenderedPageBreak/>
        <w:t>Anexos</w:t>
      </w:r>
      <w:bookmarkEnd w:id="84"/>
    </w:p>
    <w:p w14:paraId="00000204" w14:textId="77777777" w:rsidR="00D1038E" w:rsidRDefault="00D1038E">
      <w:pPr>
        <w:pBdr>
          <w:top w:val="nil"/>
          <w:left w:val="nil"/>
          <w:bottom w:val="nil"/>
          <w:right w:val="nil"/>
          <w:between w:val="nil"/>
        </w:pBdr>
        <w:ind w:firstLine="709"/>
        <w:rPr>
          <w:color w:val="000000"/>
        </w:rPr>
      </w:pPr>
    </w:p>
    <w:p w14:paraId="00000205" w14:textId="77777777" w:rsidR="00D1038E" w:rsidRDefault="008E1079">
      <w:pPr>
        <w:pBdr>
          <w:top w:val="nil"/>
          <w:left w:val="nil"/>
          <w:bottom w:val="nil"/>
          <w:right w:val="nil"/>
          <w:between w:val="nil"/>
        </w:pBdr>
        <w:ind w:firstLine="709"/>
        <w:rPr>
          <w:color w:val="000000"/>
        </w:rPr>
      </w:pPr>
      <w:bookmarkStart w:id="85" w:name="_heading=h.2iq8gzs" w:colFirst="0" w:colLast="0"/>
      <w:bookmarkEnd w:id="85"/>
      <w:r>
        <w:rPr>
          <w:color w:val="000000"/>
        </w:rPr>
        <w:t xml:space="preserve">En los anexos se incluye material complementario que apoya la documentación investigativa, tales como consentimientos informados, entrevistas, material fotográfico, etc. Evite incluir material que puede estar protegido por derechos de autor, tales como pruebas psicológicas, fragmentos de libros, artículos de revistas, patentes, etc. Recuerda no incluir en tu documento datos de personas o entidades objetos de la investigación, tales como nombres, apellidos, cédulas, números telefónicos, consentimientos informados con datos personales (Resolución 8430 de 1993), nombres de empresas sin el consentimiento escrito del representante legal, fotografías en primer plano de personas (especialmente de menores de edad) y demás información que pueda contravenir los principios emitidos en la Ley Estatutaria 1581 de 2012 (Ley de protección de datos personales). </w:t>
      </w:r>
    </w:p>
    <w:p w14:paraId="00000206" w14:textId="77777777" w:rsidR="00D1038E" w:rsidRDefault="008E1079">
      <w:pPr>
        <w:ind w:firstLine="708"/>
      </w:pPr>
      <w:r>
        <w:t>Los siguientes anexos contienen documentos de interés para el proceso de trabajo de grado, así como trucos y recomendaciones que surgen constantemente en la elaboración de un documento en Word.</w:t>
      </w:r>
    </w:p>
    <w:p w14:paraId="00000207" w14:textId="77777777" w:rsidR="00D1038E" w:rsidRDefault="00D1038E">
      <w:pPr>
        <w:pBdr>
          <w:top w:val="nil"/>
          <w:left w:val="nil"/>
          <w:bottom w:val="nil"/>
          <w:right w:val="nil"/>
          <w:between w:val="nil"/>
        </w:pBdr>
        <w:ind w:firstLine="709"/>
        <w:rPr>
          <w:color w:val="000000"/>
        </w:rPr>
      </w:pPr>
    </w:p>
    <w:p w14:paraId="00000208" w14:textId="77777777" w:rsidR="00D1038E" w:rsidRDefault="00D1038E">
      <w:pPr>
        <w:rPr>
          <w:b/>
        </w:rPr>
      </w:pPr>
    </w:p>
    <w:p w14:paraId="00000209" w14:textId="77777777" w:rsidR="00D1038E" w:rsidRDefault="008E1079">
      <w:pPr>
        <w:spacing w:after="160" w:line="259" w:lineRule="auto"/>
        <w:jc w:val="left"/>
        <w:rPr>
          <w:b/>
        </w:rPr>
      </w:pPr>
      <w:r>
        <w:br w:type="page"/>
      </w:r>
    </w:p>
    <w:p w14:paraId="0000020A" w14:textId="77777777" w:rsidR="00D1038E" w:rsidRDefault="008E1079">
      <w:pPr>
        <w:pStyle w:val="Ttulo2"/>
      </w:pPr>
      <w:bookmarkStart w:id="86" w:name="_Toc183124266"/>
      <w:r>
        <w:lastRenderedPageBreak/>
        <w:t>Anexo 1. Autoarchivo en Repositorio y documentos de interés</w:t>
      </w:r>
      <w:bookmarkEnd w:id="86"/>
    </w:p>
    <w:p w14:paraId="0000020B" w14:textId="77777777" w:rsidR="00D1038E" w:rsidRDefault="00D1038E">
      <w:pPr>
        <w:pBdr>
          <w:top w:val="nil"/>
          <w:left w:val="nil"/>
          <w:bottom w:val="nil"/>
          <w:right w:val="nil"/>
          <w:between w:val="nil"/>
        </w:pBdr>
        <w:ind w:firstLine="709"/>
        <w:rPr>
          <w:color w:val="000000"/>
        </w:rPr>
      </w:pPr>
    </w:p>
    <w:p w14:paraId="0000020C" w14:textId="77777777" w:rsidR="00D1038E" w:rsidRDefault="008E1079">
      <w:pPr>
        <w:pBdr>
          <w:top w:val="nil"/>
          <w:left w:val="nil"/>
          <w:bottom w:val="nil"/>
          <w:right w:val="nil"/>
          <w:between w:val="nil"/>
        </w:pBdr>
        <w:spacing w:line="276" w:lineRule="auto"/>
        <w:ind w:firstLine="709"/>
        <w:rPr>
          <w:color w:val="000000"/>
        </w:rPr>
      </w:pPr>
      <w:bookmarkStart w:id="87" w:name="_heading=h.3hv69ve" w:colFirst="0" w:colLast="0"/>
      <w:bookmarkEnd w:id="87"/>
      <w:r>
        <w:rPr>
          <w:color w:val="000000"/>
        </w:rPr>
        <w:t xml:space="preserve">Al terminar todos los aspectos metodológicos, de redacción, de estructura y diagramación de tu tesis en Word, y con previo aval de la unidad académica, exporta el documento a versión PDF. Prepara también los anexos, si los tiene. Posteriormente, realiza la gestión de autoarchivo en el Repositorio Institucional </w:t>
      </w:r>
      <w:hyperlink r:id="rId24">
        <w:r>
          <w:rPr>
            <w:color w:val="0563C1"/>
            <w:u w:val="single"/>
          </w:rPr>
          <w:t>http://bibliotecadigital.udea.edu.co</w:t>
        </w:r>
      </w:hyperlink>
      <w:r>
        <w:rPr>
          <w:color w:val="000000"/>
        </w:rPr>
        <w:t>, procedimiento que puedes consultar en video o versión PDF:</w:t>
      </w:r>
    </w:p>
    <w:p w14:paraId="0000020D" w14:textId="77777777" w:rsidR="00D1038E" w:rsidRDefault="00D1038E">
      <w:pPr>
        <w:pBdr>
          <w:top w:val="nil"/>
          <w:left w:val="nil"/>
          <w:bottom w:val="nil"/>
          <w:right w:val="nil"/>
          <w:between w:val="nil"/>
        </w:pBdr>
        <w:ind w:firstLine="709"/>
        <w:rPr>
          <w:color w:val="000000"/>
        </w:rPr>
      </w:pPr>
    </w:p>
    <w:p w14:paraId="0000020E" w14:textId="77777777" w:rsidR="00D1038E" w:rsidRDefault="008E1079">
      <w:pPr>
        <w:numPr>
          <w:ilvl w:val="0"/>
          <w:numId w:val="5"/>
        </w:numPr>
        <w:pBdr>
          <w:top w:val="nil"/>
          <w:left w:val="nil"/>
          <w:bottom w:val="nil"/>
          <w:right w:val="nil"/>
          <w:between w:val="nil"/>
        </w:pBdr>
        <w:spacing w:after="120"/>
        <w:ind w:left="360"/>
      </w:pPr>
      <w:bookmarkStart w:id="88" w:name="_heading=h.1x0gk37" w:colFirst="0" w:colLast="0"/>
      <w:bookmarkEnd w:id="88"/>
      <w:r>
        <w:rPr>
          <w:color w:val="000000"/>
        </w:rPr>
        <w:t xml:space="preserve">Gestión de autoarchivo trabajos de grado (video): </w:t>
      </w:r>
      <w:hyperlink r:id="rId25">
        <w:r>
          <w:rPr>
            <w:color w:val="0563C1"/>
            <w:u w:val="single"/>
          </w:rPr>
          <w:t>https://bit.ly/3wx9U0E</w:t>
        </w:r>
      </w:hyperlink>
    </w:p>
    <w:p w14:paraId="0000020F" w14:textId="77777777" w:rsidR="00D1038E" w:rsidRDefault="008E1079">
      <w:pPr>
        <w:numPr>
          <w:ilvl w:val="0"/>
          <w:numId w:val="3"/>
        </w:numPr>
        <w:pBdr>
          <w:top w:val="nil"/>
          <w:left w:val="nil"/>
          <w:bottom w:val="nil"/>
          <w:right w:val="nil"/>
          <w:between w:val="nil"/>
        </w:pBdr>
        <w:spacing w:line="276" w:lineRule="auto"/>
        <w:ind w:left="360"/>
      </w:pPr>
      <w:r>
        <w:rPr>
          <w:color w:val="000000"/>
        </w:rPr>
        <w:t xml:space="preserve">Instructivo para el autoarchivo de trabajos de grado en el Repositorio Institucional Universidad de Antioquia (PDF): </w:t>
      </w:r>
      <w:hyperlink r:id="rId26">
        <w:r>
          <w:rPr>
            <w:color w:val="0563C1"/>
            <w:u w:val="single"/>
          </w:rPr>
          <w:t>https://bit.ly/3fOWbfB</w:t>
        </w:r>
      </w:hyperlink>
    </w:p>
    <w:p w14:paraId="00000210" w14:textId="77777777" w:rsidR="00D1038E" w:rsidRDefault="00D1038E">
      <w:pPr>
        <w:pBdr>
          <w:top w:val="nil"/>
          <w:left w:val="nil"/>
          <w:bottom w:val="nil"/>
          <w:right w:val="nil"/>
          <w:between w:val="nil"/>
        </w:pBdr>
        <w:rPr>
          <w:color w:val="000000"/>
        </w:rPr>
      </w:pPr>
    </w:p>
    <w:p w14:paraId="00000211" w14:textId="77777777" w:rsidR="00D1038E" w:rsidRDefault="008E1079">
      <w:pPr>
        <w:pBdr>
          <w:top w:val="nil"/>
          <w:left w:val="nil"/>
          <w:bottom w:val="nil"/>
          <w:right w:val="nil"/>
          <w:between w:val="nil"/>
        </w:pBdr>
        <w:spacing w:line="276" w:lineRule="auto"/>
        <w:ind w:firstLine="709"/>
        <w:rPr>
          <w:color w:val="000000"/>
        </w:rPr>
      </w:pPr>
      <w:bookmarkStart w:id="89" w:name="_heading=h.4h042r0" w:colFirst="0" w:colLast="0"/>
      <w:bookmarkEnd w:id="89"/>
      <w:r>
        <w:rPr>
          <w:color w:val="000000"/>
        </w:rPr>
        <w:t>Recuerda que ya no se entregan trabajos de grado en CD-ROM, únicamente mediante formato digital a través del Repositorio Institucional. Otros documentos de interés para el proceso de entrega de trabajos de grado:</w:t>
      </w:r>
    </w:p>
    <w:p w14:paraId="00000212" w14:textId="77777777" w:rsidR="00D1038E" w:rsidRDefault="00D1038E">
      <w:pPr>
        <w:pBdr>
          <w:top w:val="nil"/>
          <w:left w:val="nil"/>
          <w:bottom w:val="nil"/>
          <w:right w:val="nil"/>
          <w:between w:val="nil"/>
        </w:pBdr>
        <w:ind w:firstLine="709"/>
        <w:rPr>
          <w:color w:val="000000"/>
        </w:rPr>
      </w:pPr>
    </w:p>
    <w:p w14:paraId="00000213" w14:textId="77777777" w:rsidR="00D1038E" w:rsidRDefault="008E1079">
      <w:pPr>
        <w:numPr>
          <w:ilvl w:val="0"/>
          <w:numId w:val="3"/>
        </w:numPr>
        <w:pBdr>
          <w:top w:val="nil"/>
          <w:left w:val="nil"/>
          <w:bottom w:val="nil"/>
          <w:right w:val="nil"/>
          <w:between w:val="nil"/>
        </w:pBdr>
        <w:spacing w:after="240" w:line="276" w:lineRule="auto"/>
        <w:ind w:left="360"/>
      </w:pPr>
      <w:bookmarkStart w:id="90" w:name="_heading=h.2w5ecyt" w:colFirst="0" w:colLast="0"/>
      <w:bookmarkEnd w:id="90"/>
      <w:r>
        <w:rPr>
          <w:color w:val="000000"/>
        </w:rPr>
        <w:t xml:space="preserve">Formulario institucional de entrega y autorización de trabajos de grado en la Universidad de Antioquia (diligenciar solo para 2 autores o más): </w:t>
      </w:r>
      <w:hyperlink r:id="rId27">
        <w:r>
          <w:rPr>
            <w:color w:val="0563C1"/>
            <w:u w:val="single"/>
          </w:rPr>
          <w:t>https://bit.ly/2Q0sc9P</w:t>
        </w:r>
      </w:hyperlink>
      <w:r>
        <w:rPr>
          <w:color w:val="000000"/>
        </w:rPr>
        <w:t xml:space="preserve"> </w:t>
      </w:r>
    </w:p>
    <w:p w14:paraId="00000214" w14:textId="77777777" w:rsidR="00D1038E" w:rsidRDefault="008E1079">
      <w:pPr>
        <w:numPr>
          <w:ilvl w:val="0"/>
          <w:numId w:val="3"/>
        </w:numPr>
        <w:pBdr>
          <w:top w:val="nil"/>
          <w:left w:val="nil"/>
          <w:bottom w:val="nil"/>
          <w:right w:val="nil"/>
          <w:between w:val="nil"/>
        </w:pBdr>
        <w:spacing w:after="240" w:line="276" w:lineRule="auto"/>
        <w:ind w:left="360"/>
      </w:pPr>
      <w:r>
        <w:rPr>
          <w:color w:val="000000"/>
        </w:rPr>
        <w:t xml:space="preserve">Resolución Rectoral 47233 (21 de agosto de 2020): por la cual se establecen los lineamientos para la entrega de la producción académica de pregrado y posgrado en sus diferentes formatos y presentaciones al Repositorio Institucional del Departamento de Bibliotecas: </w:t>
      </w:r>
      <w:hyperlink r:id="rId28">
        <w:r>
          <w:rPr>
            <w:color w:val="0563C1"/>
            <w:u w:val="single"/>
          </w:rPr>
          <w:t>https://bit.ly/2R629hP</w:t>
        </w:r>
      </w:hyperlink>
    </w:p>
    <w:p w14:paraId="00000215" w14:textId="77777777" w:rsidR="00D1038E" w:rsidRDefault="008E1079">
      <w:pPr>
        <w:numPr>
          <w:ilvl w:val="0"/>
          <w:numId w:val="4"/>
        </w:numPr>
        <w:pBdr>
          <w:top w:val="nil"/>
          <w:left w:val="nil"/>
          <w:bottom w:val="nil"/>
          <w:right w:val="nil"/>
          <w:between w:val="nil"/>
        </w:pBdr>
        <w:ind w:left="360"/>
      </w:pPr>
      <w:r>
        <w:rPr>
          <w:color w:val="000000"/>
        </w:rPr>
        <w:t xml:space="preserve">Políticas del Repositorio Institucional de la Universidad de Antioquia: </w:t>
      </w:r>
      <w:hyperlink r:id="rId29">
        <w:r>
          <w:rPr>
            <w:color w:val="0563C1"/>
            <w:u w:val="single"/>
          </w:rPr>
          <w:t>https://bit.ly/3t6dcG9</w:t>
        </w:r>
      </w:hyperlink>
      <w:r>
        <w:rPr>
          <w:color w:val="000000"/>
        </w:rPr>
        <w:t xml:space="preserve"> </w:t>
      </w:r>
    </w:p>
    <w:p w14:paraId="00000216" w14:textId="77777777" w:rsidR="00D1038E" w:rsidRDefault="00D1038E">
      <w:pPr>
        <w:pBdr>
          <w:top w:val="nil"/>
          <w:left w:val="nil"/>
          <w:bottom w:val="nil"/>
          <w:right w:val="nil"/>
          <w:between w:val="nil"/>
        </w:pBdr>
        <w:rPr>
          <w:color w:val="000000"/>
        </w:rPr>
      </w:pPr>
    </w:p>
    <w:p w14:paraId="00000217" w14:textId="77777777" w:rsidR="00D1038E" w:rsidRDefault="00D1038E">
      <w:pPr>
        <w:pBdr>
          <w:top w:val="nil"/>
          <w:left w:val="nil"/>
          <w:bottom w:val="nil"/>
          <w:right w:val="nil"/>
          <w:between w:val="nil"/>
        </w:pBdr>
        <w:ind w:firstLine="709"/>
        <w:rPr>
          <w:color w:val="000000"/>
        </w:rPr>
      </w:pPr>
    </w:p>
    <w:p w14:paraId="00000218" w14:textId="77777777" w:rsidR="00D1038E" w:rsidRDefault="008E1079">
      <w:pPr>
        <w:spacing w:after="160" w:line="259" w:lineRule="auto"/>
        <w:jc w:val="left"/>
      </w:pPr>
      <w:r>
        <w:br w:type="page"/>
      </w:r>
    </w:p>
    <w:p w14:paraId="00000219" w14:textId="77777777" w:rsidR="00D1038E" w:rsidRDefault="008E1079">
      <w:pPr>
        <w:pStyle w:val="Ttulo2"/>
      </w:pPr>
      <w:bookmarkStart w:id="91" w:name="_Toc183124267"/>
      <w:r>
        <w:lastRenderedPageBreak/>
        <w:t xml:space="preserve">Anexo 2. Gestor de citas y referencias de Microsoft Word </w:t>
      </w:r>
      <w:r>
        <w:rPr>
          <w:noProof/>
        </w:rPr>
        <w:drawing>
          <wp:inline distT="0" distB="0" distL="0" distR="0">
            <wp:extent cx="246450" cy="229153"/>
            <wp:effectExtent l="0" t="0" r="0" b="0"/>
            <wp:docPr id="397041627" name="image10.png" descr="Microsoft Word - Wikipedia"/>
            <wp:cNvGraphicFramePr/>
            <a:graphic xmlns:a="http://schemas.openxmlformats.org/drawingml/2006/main">
              <a:graphicData uri="http://schemas.openxmlformats.org/drawingml/2006/picture">
                <pic:pic xmlns:pic="http://schemas.openxmlformats.org/drawingml/2006/picture">
                  <pic:nvPicPr>
                    <pic:cNvPr id="0" name="image10.png" descr="Microsoft Word - Wikipedia"/>
                    <pic:cNvPicPr preferRelativeResize="0"/>
                  </pic:nvPicPr>
                  <pic:blipFill>
                    <a:blip r:embed="rId16"/>
                    <a:srcRect/>
                    <a:stretch>
                      <a:fillRect/>
                    </a:stretch>
                  </pic:blipFill>
                  <pic:spPr>
                    <a:xfrm>
                      <a:off x="0" y="0"/>
                      <a:ext cx="246450" cy="229153"/>
                    </a:xfrm>
                    <a:prstGeom prst="rect">
                      <a:avLst/>
                    </a:prstGeom>
                    <a:ln/>
                  </pic:spPr>
                </pic:pic>
              </a:graphicData>
            </a:graphic>
          </wp:inline>
        </w:drawing>
      </w:r>
      <w:bookmarkEnd w:id="91"/>
    </w:p>
    <w:p w14:paraId="0000021A" w14:textId="77777777" w:rsidR="00D1038E" w:rsidRDefault="00D1038E">
      <w:pPr>
        <w:jc w:val="left"/>
        <w:rPr>
          <w:b/>
        </w:rPr>
      </w:pPr>
    </w:p>
    <w:p w14:paraId="0000021B" w14:textId="77777777" w:rsidR="00D1038E" w:rsidRDefault="008E1079">
      <w:pPr>
        <w:jc w:val="center"/>
        <w:rPr>
          <w:b/>
        </w:rPr>
      </w:pPr>
      <w:r>
        <w:t>Ingresar las fuentes: Referencias &gt; Administrar fuentes &gt; Nuevo:</w:t>
      </w:r>
      <w:r>
        <w:rPr>
          <w:noProof/>
        </w:rPr>
        <w:drawing>
          <wp:inline distT="0" distB="0" distL="0" distR="0">
            <wp:extent cx="3750860" cy="2348475"/>
            <wp:effectExtent l="0" t="0" r="0" b="0"/>
            <wp:docPr id="3970416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3750860" cy="2348475"/>
                    </a:xfrm>
                    <a:prstGeom prst="rect">
                      <a:avLst/>
                    </a:prstGeom>
                    <a:ln/>
                  </pic:spPr>
                </pic:pic>
              </a:graphicData>
            </a:graphic>
          </wp:inline>
        </w:drawing>
      </w:r>
    </w:p>
    <w:p w14:paraId="0000021C" w14:textId="77777777" w:rsidR="00D1038E" w:rsidRDefault="008E1079">
      <w:pPr>
        <w:spacing w:after="120"/>
        <w:jc w:val="center"/>
        <w:rPr>
          <w:b/>
        </w:rPr>
      </w:pPr>
      <w:r>
        <w:t>Insertar cita en el texto: Referencias &gt; Insertar cita &gt; Clic en fuente seleccionada:</w:t>
      </w:r>
      <w:r>
        <w:rPr>
          <w:noProof/>
        </w:rPr>
        <w:drawing>
          <wp:inline distT="0" distB="0" distL="0" distR="0">
            <wp:extent cx="2605065" cy="2188336"/>
            <wp:effectExtent l="0" t="0" r="0" b="0"/>
            <wp:docPr id="3970416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l="20091" t="7842" r="49280" b="46418"/>
                    <a:stretch>
                      <a:fillRect/>
                    </a:stretch>
                  </pic:blipFill>
                  <pic:spPr>
                    <a:xfrm>
                      <a:off x="0" y="0"/>
                      <a:ext cx="2605065" cy="2188336"/>
                    </a:xfrm>
                    <a:prstGeom prst="rect">
                      <a:avLst/>
                    </a:prstGeom>
                    <a:ln/>
                  </pic:spPr>
                </pic:pic>
              </a:graphicData>
            </a:graphic>
          </wp:inline>
        </w:drawing>
      </w:r>
    </w:p>
    <w:p w14:paraId="0000021D" w14:textId="77777777" w:rsidR="00D1038E" w:rsidRDefault="008E1079">
      <w:pPr>
        <w:jc w:val="center"/>
      </w:pPr>
      <w:r>
        <w:t>Cita insertada dentro del texto:</w:t>
      </w:r>
    </w:p>
    <w:p w14:paraId="0000021E" w14:textId="77777777" w:rsidR="00D1038E" w:rsidRDefault="00D1038E">
      <w:pPr>
        <w:jc w:val="center"/>
      </w:pPr>
    </w:p>
    <w:p w14:paraId="0000021F" w14:textId="77777777" w:rsidR="00D1038E" w:rsidRDefault="008E1079">
      <w:pPr>
        <w:pBdr>
          <w:top w:val="nil"/>
          <w:left w:val="nil"/>
          <w:bottom w:val="nil"/>
          <w:right w:val="nil"/>
          <w:between w:val="nil"/>
        </w:pBdr>
        <w:ind w:firstLine="709"/>
        <w:rPr>
          <w:color w:val="000000"/>
        </w:rPr>
      </w:pPr>
      <w:r>
        <w:rPr>
          <w:color w:val="000000"/>
        </w:rPr>
        <w:t>Algunas experiencias significativas se han descrito mediante la pedagogía en hospitales con niños en edad preescolar (Alonso et al., 2006).</w:t>
      </w:r>
    </w:p>
    <w:p w14:paraId="00000220" w14:textId="77777777" w:rsidR="00D1038E" w:rsidRDefault="00D1038E">
      <w:pPr>
        <w:jc w:val="center"/>
        <w:rPr>
          <w:b/>
        </w:rPr>
      </w:pPr>
    </w:p>
    <w:p w14:paraId="00000221" w14:textId="77777777" w:rsidR="00D1038E" w:rsidRDefault="008E1079">
      <w:pPr>
        <w:spacing w:after="120"/>
        <w:jc w:val="center"/>
        <w:rPr>
          <w:b/>
        </w:rPr>
      </w:pPr>
      <w:r>
        <w:lastRenderedPageBreak/>
        <w:t>Insertar referencias (bibliografía): Referencias &gt; Bibliografía &gt; Referencias</w:t>
      </w:r>
      <w:r>
        <w:rPr>
          <w:noProof/>
        </w:rPr>
        <w:drawing>
          <wp:inline distT="0" distB="0" distL="0" distR="0">
            <wp:extent cx="2751987" cy="2715927"/>
            <wp:effectExtent l="0" t="0" r="0" b="0"/>
            <wp:docPr id="3970416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l="20213" t="7842" r="43525" b="28540"/>
                    <a:stretch>
                      <a:fillRect/>
                    </a:stretch>
                  </pic:blipFill>
                  <pic:spPr>
                    <a:xfrm>
                      <a:off x="0" y="0"/>
                      <a:ext cx="2751987" cy="2715927"/>
                    </a:xfrm>
                    <a:prstGeom prst="rect">
                      <a:avLst/>
                    </a:prstGeom>
                    <a:ln/>
                  </pic:spPr>
                </pic:pic>
              </a:graphicData>
            </a:graphic>
          </wp:inline>
        </w:drawing>
      </w:r>
    </w:p>
    <w:p w14:paraId="00000222" w14:textId="77777777" w:rsidR="00D1038E" w:rsidRDefault="008E1079">
      <w:pPr>
        <w:jc w:val="center"/>
      </w:pPr>
      <w:r>
        <w:t>Sección Referencias insertada:</w:t>
      </w:r>
    </w:p>
    <w:p w14:paraId="00000223" w14:textId="77777777" w:rsidR="00D1038E" w:rsidRDefault="008E1079">
      <w:pPr>
        <w:jc w:val="center"/>
        <w:sectPr w:rsidR="00D1038E">
          <w:headerReference w:type="default" r:id="rId33"/>
          <w:pgSz w:w="12240" w:h="15840"/>
          <w:pgMar w:top="1418" w:right="1418" w:bottom="1418" w:left="1418" w:header="709" w:footer="709" w:gutter="0"/>
          <w:pgNumType w:start="1"/>
          <w:cols w:space="720"/>
        </w:sectPr>
      </w:pPr>
      <w:r>
        <w:rPr>
          <w:noProof/>
        </w:rPr>
        <w:drawing>
          <wp:inline distT="0" distB="0" distL="0" distR="0">
            <wp:extent cx="4727723" cy="2394026"/>
            <wp:effectExtent l="0" t="0" r="0" b="0"/>
            <wp:docPr id="3970416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4727723" cy="2394026"/>
                    </a:xfrm>
                    <a:prstGeom prst="rect">
                      <a:avLst/>
                    </a:prstGeom>
                    <a:ln/>
                  </pic:spPr>
                </pic:pic>
              </a:graphicData>
            </a:graphic>
          </wp:inline>
        </w:drawing>
      </w:r>
    </w:p>
    <w:p w14:paraId="00000224" w14:textId="77777777" w:rsidR="00D1038E" w:rsidRDefault="008E1079">
      <w:pPr>
        <w:pStyle w:val="Ttulo2"/>
      </w:pPr>
      <w:bookmarkStart w:id="94" w:name="_Toc183124268"/>
      <w:r>
        <w:lastRenderedPageBreak/>
        <w:t>Anexo 3. Citas y referencias de material legal (leyes, decretos, sentencias, etc.)</w:t>
      </w:r>
      <w:bookmarkEnd w:id="94"/>
    </w:p>
    <w:p w14:paraId="00000225" w14:textId="77777777" w:rsidR="00D1038E" w:rsidRDefault="00D1038E">
      <w:pPr>
        <w:jc w:val="center"/>
      </w:pPr>
    </w:p>
    <w:p w14:paraId="00000226" w14:textId="77777777" w:rsidR="00D1038E" w:rsidRDefault="008E1079">
      <w:pPr>
        <w:ind w:firstLine="708"/>
      </w:pPr>
      <w:r>
        <w:t xml:space="preserve">Uno de los aspectos que más puede causar confusión en Normas APA es lo referente a la citación de material legal y jurídico; de hecho, la misma American Psychological Association refiere al uso del manual internacional “Bluebook: A Uniform System of Citation” (este estilo está incluido en Zotero, Mendeley y otros gestores bibliográficos),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Bluebook, puedes consultarlos en </w:t>
      </w:r>
      <w:hyperlink r:id="rId35">
        <w:r>
          <w:rPr>
            <w:color w:val="0563C1"/>
            <w:u w:val="single"/>
          </w:rPr>
          <w:t>https://www.legalbluebook.com/</w:t>
        </w:r>
      </w:hyperlink>
      <w:r>
        <w:t>; asimismo, algunos ejemplos del manual de la APA están basados en el sistema jurídico estadounidense, lo que sin duda podría causar cierto conflicto con el entorno legal colombiano; ambos serán aceptados en los trabajos de grado y tesis de la Universidad de Antioquia.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t>
      </w:r>
    </w:p>
    <w:p w14:paraId="00000227" w14:textId="77777777" w:rsidR="00D1038E" w:rsidRDefault="00D1038E">
      <w:pPr>
        <w:rPr>
          <w:b/>
        </w:rPr>
      </w:pPr>
    </w:p>
    <w:tbl>
      <w:tblPr>
        <w:tblStyle w:val="aa"/>
        <w:tblW w:w="12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3"/>
        <w:gridCol w:w="8647"/>
      </w:tblGrid>
      <w:tr w:rsidR="00D1038E" w14:paraId="5228E7FA" w14:textId="77777777">
        <w:tc>
          <w:tcPr>
            <w:tcW w:w="4253" w:type="dxa"/>
            <w:tcBorders>
              <w:left w:val="nil"/>
              <w:right w:val="nil"/>
            </w:tcBorders>
            <w:vAlign w:val="center"/>
          </w:tcPr>
          <w:p w14:paraId="00000228" w14:textId="77777777" w:rsidR="00D1038E" w:rsidRDefault="008E1079">
            <w:pPr>
              <w:spacing w:before="60" w:after="60" w:line="276" w:lineRule="auto"/>
              <w:jc w:val="center"/>
              <w:rPr>
                <w:b/>
              </w:rPr>
            </w:pPr>
            <w:r>
              <w:rPr>
                <w:b/>
              </w:rPr>
              <w:t>Cita (al interior del texto)</w:t>
            </w:r>
          </w:p>
        </w:tc>
        <w:tc>
          <w:tcPr>
            <w:tcW w:w="8647" w:type="dxa"/>
            <w:tcBorders>
              <w:left w:val="nil"/>
              <w:right w:val="nil"/>
            </w:tcBorders>
            <w:vAlign w:val="center"/>
          </w:tcPr>
          <w:p w14:paraId="00000229" w14:textId="77777777" w:rsidR="00D1038E" w:rsidRDefault="008E1079">
            <w:pPr>
              <w:spacing w:before="60" w:after="60" w:line="276" w:lineRule="auto"/>
              <w:jc w:val="center"/>
              <w:rPr>
                <w:b/>
              </w:rPr>
            </w:pPr>
            <w:r>
              <w:rPr>
                <w:b/>
              </w:rPr>
              <w:t>Referencias</w:t>
            </w:r>
          </w:p>
        </w:tc>
      </w:tr>
      <w:tr w:rsidR="00D1038E" w14:paraId="0658537E" w14:textId="77777777">
        <w:tc>
          <w:tcPr>
            <w:tcW w:w="4253" w:type="dxa"/>
            <w:tcBorders>
              <w:left w:val="nil"/>
              <w:right w:val="nil"/>
            </w:tcBorders>
            <w:vAlign w:val="center"/>
          </w:tcPr>
          <w:p w14:paraId="0000022A" w14:textId="77777777" w:rsidR="00D1038E" w:rsidRDefault="008E1079">
            <w:pPr>
              <w:spacing w:before="60" w:after="60" w:line="276" w:lineRule="auto"/>
              <w:jc w:val="left"/>
              <w:rPr>
                <w:b/>
              </w:rPr>
            </w:pPr>
            <w:r>
              <w:t>(Colombia. Presidencia de la República, 1991)</w:t>
            </w:r>
          </w:p>
        </w:tc>
        <w:tc>
          <w:tcPr>
            <w:tcW w:w="8647" w:type="dxa"/>
            <w:tcBorders>
              <w:left w:val="nil"/>
              <w:right w:val="nil"/>
            </w:tcBorders>
            <w:vAlign w:val="center"/>
          </w:tcPr>
          <w:p w14:paraId="0000022B" w14:textId="77777777" w:rsidR="00D1038E" w:rsidRDefault="008E1079">
            <w:pPr>
              <w:widowControl w:val="0"/>
              <w:spacing w:before="60" w:after="60" w:line="276" w:lineRule="auto"/>
              <w:ind w:left="480" w:hanging="480"/>
              <w:rPr>
                <w:b/>
              </w:rPr>
            </w:pPr>
            <w:r>
              <w:t xml:space="preserve">Colombia. Presidencia de la República. (1991). </w:t>
            </w:r>
            <w:r>
              <w:rPr>
                <w:i/>
              </w:rPr>
              <w:t>Constitución Política de Colombia.</w:t>
            </w:r>
            <w:r>
              <w:t xml:space="preserve"> Presidencia de la República.</w:t>
            </w:r>
          </w:p>
        </w:tc>
      </w:tr>
      <w:tr w:rsidR="00D1038E" w14:paraId="0587AAF2" w14:textId="77777777">
        <w:tc>
          <w:tcPr>
            <w:tcW w:w="4253" w:type="dxa"/>
            <w:tcBorders>
              <w:left w:val="nil"/>
              <w:right w:val="nil"/>
            </w:tcBorders>
            <w:vAlign w:val="center"/>
          </w:tcPr>
          <w:p w14:paraId="0000022C" w14:textId="77777777" w:rsidR="00D1038E" w:rsidRDefault="008E1079">
            <w:pPr>
              <w:spacing w:before="60" w:after="60" w:line="276" w:lineRule="auto"/>
              <w:jc w:val="left"/>
              <w:rPr>
                <w:b/>
              </w:rPr>
            </w:pPr>
            <w:r>
              <w:t>(Colombia. Congreso de la República, 1994)</w:t>
            </w:r>
          </w:p>
        </w:tc>
        <w:tc>
          <w:tcPr>
            <w:tcW w:w="8647" w:type="dxa"/>
            <w:tcBorders>
              <w:left w:val="nil"/>
              <w:right w:val="nil"/>
            </w:tcBorders>
            <w:vAlign w:val="center"/>
          </w:tcPr>
          <w:p w14:paraId="0000022D" w14:textId="77777777" w:rsidR="00D1038E" w:rsidRDefault="008E1079">
            <w:pPr>
              <w:widowControl w:val="0"/>
              <w:spacing w:before="60" w:after="60" w:line="276" w:lineRule="auto"/>
              <w:ind w:left="480" w:hanging="480"/>
              <w:rPr>
                <w:b/>
              </w:rPr>
            </w:pPr>
            <w:r>
              <w:t xml:space="preserve">Colombia. Congreso de la República. (1994). </w:t>
            </w:r>
            <w:r>
              <w:rPr>
                <w:i/>
              </w:rPr>
              <w:t>Ley 133 de 1994 (mayo 23): por la cual se desarrolla el Decreto de Libertad Religiosa y de Cultos, reconocido en el artículo 19 de la Constitución Política</w:t>
            </w:r>
            <w:r>
              <w:t>. Diario Oficial.</w:t>
            </w:r>
          </w:p>
        </w:tc>
      </w:tr>
      <w:tr w:rsidR="00D1038E" w14:paraId="40B5B2CC" w14:textId="77777777">
        <w:tc>
          <w:tcPr>
            <w:tcW w:w="4253" w:type="dxa"/>
            <w:tcBorders>
              <w:left w:val="nil"/>
              <w:right w:val="nil"/>
            </w:tcBorders>
            <w:vAlign w:val="center"/>
          </w:tcPr>
          <w:p w14:paraId="0000022E" w14:textId="77777777" w:rsidR="00D1038E" w:rsidRDefault="008E1079">
            <w:pPr>
              <w:spacing w:before="60" w:after="60" w:line="276" w:lineRule="auto"/>
              <w:jc w:val="left"/>
              <w:rPr>
                <w:b/>
              </w:rPr>
            </w:pPr>
            <w:r>
              <w:t>(Colombia. Presidencia de la República, 1998)</w:t>
            </w:r>
          </w:p>
        </w:tc>
        <w:tc>
          <w:tcPr>
            <w:tcW w:w="8647" w:type="dxa"/>
            <w:tcBorders>
              <w:left w:val="nil"/>
              <w:right w:val="nil"/>
            </w:tcBorders>
            <w:vAlign w:val="center"/>
          </w:tcPr>
          <w:p w14:paraId="0000022F" w14:textId="77777777" w:rsidR="00D1038E" w:rsidRDefault="008E1079">
            <w:pPr>
              <w:widowControl w:val="0"/>
              <w:spacing w:before="60" w:after="60" w:line="276" w:lineRule="auto"/>
              <w:ind w:left="480" w:hanging="480"/>
              <w:rPr>
                <w:b/>
              </w:rPr>
            </w:pPr>
            <w:r>
              <w:t xml:space="preserve">Colombia. Presidencia de la República. (1998). </w:t>
            </w:r>
            <w:r>
              <w:rPr>
                <w:i/>
              </w:rPr>
              <w:t>Decreto 1504 de 1998: por el cual se Reglamenta el Manejo del Espacio Público en los Planes de Ordenamiento Territorial</w:t>
            </w:r>
            <w:r>
              <w:t>. Diario Oficial.</w:t>
            </w:r>
          </w:p>
        </w:tc>
      </w:tr>
      <w:tr w:rsidR="00D1038E" w14:paraId="15990E62" w14:textId="77777777">
        <w:tc>
          <w:tcPr>
            <w:tcW w:w="4253" w:type="dxa"/>
            <w:tcBorders>
              <w:left w:val="nil"/>
              <w:right w:val="nil"/>
            </w:tcBorders>
            <w:vAlign w:val="center"/>
          </w:tcPr>
          <w:p w14:paraId="00000230" w14:textId="77777777" w:rsidR="00D1038E" w:rsidRDefault="008E1079">
            <w:pPr>
              <w:spacing w:before="60" w:after="60" w:line="276" w:lineRule="auto"/>
              <w:jc w:val="left"/>
              <w:rPr>
                <w:b/>
              </w:rPr>
            </w:pPr>
            <w:r>
              <w:lastRenderedPageBreak/>
              <w:t>(Colombia. Congreso de la República, 2014)</w:t>
            </w:r>
          </w:p>
        </w:tc>
        <w:tc>
          <w:tcPr>
            <w:tcW w:w="8647" w:type="dxa"/>
            <w:tcBorders>
              <w:left w:val="nil"/>
              <w:right w:val="nil"/>
            </w:tcBorders>
            <w:vAlign w:val="center"/>
          </w:tcPr>
          <w:p w14:paraId="00000231" w14:textId="77777777" w:rsidR="00D1038E" w:rsidRDefault="008E1079">
            <w:pPr>
              <w:widowControl w:val="0"/>
              <w:spacing w:before="60" w:after="60" w:line="276" w:lineRule="auto"/>
              <w:ind w:left="480" w:hanging="480"/>
              <w:rPr>
                <w:b/>
              </w:rPr>
            </w:pPr>
            <w:r>
              <w:t xml:space="preserve">Colombia. Congreso de la República. (2014). </w:t>
            </w:r>
            <w:r>
              <w:rPr>
                <w:i/>
              </w:rPr>
              <w:t>Ley 1733 de 2014: Ley Consuelo Devis Saavedra, mediante la cual se regulan los servicios de cuidados paliativos para el manejo integral de pacientes con enfermedades terminales, crónicas, degenerativas e irreversibles en cualquier fase de la enfermedad de alto impacto en la calidad de vida</w:t>
            </w:r>
            <w:r>
              <w:t>. Diario Oficial.</w:t>
            </w:r>
          </w:p>
        </w:tc>
      </w:tr>
      <w:tr w:rsidR="00D1038E" w14:paraId="2BC98A03" w14:textId="77777777">
        <w:tc>
          <w:tcPr>
            <w:tcW w:w="4253" w:type="dxa"/>
            <w:tcBorders>
              <w:left w:val="nil"/>
              <w:right w:val="nil"/>
            </w:tcBorders>
            <w:vAlign w:val="center"/>
          </w:tcPr>
          <w:p w14:paraId="00000232" w14:textId="77777777" w:rsidR="00D1038E" w:rsidRDefault="008E1079">
            <w:pPr>
              <w:spacing w:before="60" w:after="60" w:line="276" w:lineRule="auto"/>
              <w:jc w:val="left"/>
            </w:pPr>
            <w:r>
              <w:t>(Colombia. Corte Constitucional, 2003a)</w:t>
            </w:r>
          </w:p>
        </w:tc>
        <w:tc>
          <w:tcPr>
            <w:tcW w:w="8647" w:type="dxa"/>
            <w:tcBorders>
              <w:left w:val="nil"/>
              <w:right w:val="nil"/>
            </w:tcBorders>
            <w:vAlign w:val="center"/>
          </w:tcPr>
          <w:p w14:paraId="00000233" w14:textId="77777777" w:rsidR="00D1038E" w:rsidRDefault="008E1079">
            <w:pPr>
              <w:widowControl w:val="0"/>
              <w:spacing w:before="60" w:after="60" w:line="276" w:lineRule="auto"/>
              <w:ind w:left="480" w:hanging="480"/>
              <w:rPr>
                <w:b/>
              </w:rPr>
            </w:pPr>
            <w:r>
              <w:t xml:space="preserve">Colombia. Corte Constitucional. (2003a). </w:t>
            </w:r>
            <w:r>
              <w:rPr>
                <w:i/>
              </w:rPr>
              <w:t>Sentencia SU.805 de 2003: vía de hecho en proceso de lanzamiento por ocupacion de hecho / debido proceso de querellados - vulneración por actuaciones arbitrarias. M. P. Jaime Córdoba Triviño</w:t>
            </w:r>
            <w:r>
              <w:t>. Corte Constitucional.</w:t>
            </w:r>
          </w:p>
        </w:tc>
      </w:tr>
      <w:tr w:rsidR="00D1038E" w14:paraId="6DC068B5" w14:textId="77777777">
        <w:tc>
          <w:tcPr>
            <w:tcW w:w="4253" w:type="dxa"/>
            <w:tcBorders>
              <w:left w:val="nil"/>
              <w:right w:val="nil"/>
            </w:tcBorders>
            <w:vAlign w:val="center"/>
          </w:tcPr>
          <w:p w14:paraId="00000234" w14:textId="77777777" w:rsidR="00D1038E" w:rsidRDefault="008E1079">
            <w:pPr>
              <w:spacing w:before="60" w:after="60" w:line="276" w:lineRule="auto"/>
              <w:jc w:val="left"/>
              <w:rPr>
                <w:b/>
              </w:rPr>
            </w:pPr>
            <w:r>
              <w:t>(Colombia. Corte Constitucional, 2003b)</w:t>
            </w:r>
          </w:p>
        </w:tc>
        <w:tc>
          <w:tcPr>
            <w:tcW w:w="8647" w:type="dxa"/>
            <w:tcBorders>
              <w:left w:val="nil"/>
              <w:right w:val="nil"/>
            </w:tcBorders>
            <w:vAlign w:val="center"/>
          </w:tcPr>
          <w:p w14:paraId="00000235" w14:textId="77777777" w:rsidR="00D1038E" w:rsidRDefault="008E1079">
            <w:pPr>
              <w:widowControl w:val="0"/>
              <w:spacing w:before="60" w:after="60" w:line="276" w:lineRule="auto"/>
              <w:ind w:left="480" w:hanging="480"/>
              <w:rPr>
                <w:b/>
              </w:rPr>
            </w:pPr>
            <w:r>
              <w:t xml:space="preserve">Colombia. Corte Constitucional. (2003b). </w:t>
            </w:r>
            <w:r>
              <w:rPr>
                <w:i/>
              </w:rPr>
              <w:t>Sentencia T-361 de 2003: acción de tutela instaurada por Elkis Patricia Jiménez Castro contra la Universidad Cooperativa de Colombia – Seccional Santa Marta. M. P. Manuel José Cepeda Espinosa</w:t>
            </w:r>
            <w:r>
              <w:t>. Corte Constitucional.</w:t>
            </w:r>
          </w:p>
        </w:tc>
      </w:tr>
      <w:tr w:rsidR="00D1038E" w14:paraId="097DDCDF" w14:textId="77777777">
        <w:tc>
          <w:tcPr>
            <w:tcW w:w="4253" w:type="dxa"/>
            <w:tcBorders>
              <w:left w:val="nil"/>
              <w:right w:val="nil"/>
            </w:tcBorders>
            <w:vAlign w:val="center"/>
          </w:tcPr>
          <w:p w14:paraId="00000236" w14:textId="77777777" w:rsidR="00D1038E" w:rsidRDefault="008E1079">
            <w:pPr>
              <w:spacing w:before="60" w:after="60" w:line="276" w:lineRule="auto"/>
              <w:jc w:val="left"/>
              <w:rPr>
                <w:b/>
              </w:rPr>
            </w:pPr>
            <w:r>
              <w:t>(Colombia. Corte Constitucional, 2006)</w:t>
            </w:r>
          </w:p>
        </w:tc>
        <w:tc>
          <w:tcPr>
            <w:tcW w:w="8647" w:type="dxa"/>
            <w:tcBorders>
              <w:left w:val="nil"/>
              <w:right w:val="nil"/>
            </w:tcBorders>
            <w:vAlign w:val="center"/>
          </w:tcPr>
          <w:p w14:paraId="00000237" w14:textId="77777777" w:rsidR="00D1038E" w:rsidRDefault="008E1079">
            <w:pPr>
              <w:widowControl w:val="0"/>
              <w:spacing w:before="60" w:after="60" w:line="276" w:lineRule="auto"/>
              <w:ind w:left="480" w:hanging="480"/>
              <w:rPr>
                <w:b/>
              </w:rPr>
            </w:pPr>
            <w:r>
              <w:t xml:space="preserve">Colombia. Corte Constitucional. (2006). </w:t>
            </w:r>
            <w:r>
              <w:rPr>
                <w:i/>
              </w:rPr>
              <w:t>Sentencia T-264 de 2006: acción de tutela instaurada por Fanny Stella Lesmes Galarza, en representación de su menor hijo Paul Andrés Rodríguez Lesmes contra la Universidad de los Andes. M. P. Jaime Araújo Rentería</w:t>
            </w:r>
            <w:r>
              <w:t>. Corte Constitucional.</w:t>
            </w:r>
          </w:p>
        </w:tc>
      </w:tr>
      <w:tr w:rsidR="00D1038E" w14:paraId="3C8F06E4" w14:textId="77777777">
        <w:tc>
          <w:tcPr>
            <w:tcW w:w="4253" w:type="dxa"/>
            <w:tcBorders>
              <w:left w:val="nil"/>
              <w:right w:val="nil"/>
            </w:tcBorders>
            <w:vAlign w:val="center"/>
          </w:tcPr>
          <w:p w14:paraId="00000238" w14:textId="77777777" w:rsidR="00D1038E" w:rsidRDefault="008E1079">
            <w:pPr>
              <w:spacing w:before="60" w:after="60" w:line="276" w:lineRule="auto"/>
              <w:jc w:val="left"/>
              <w:rPr>
                <w:b/>
              </w:rPr>
            </w:pPr>
            <w:r>
              <w:t>(Colombia. Ministerio de Salud y Protección Social, 2012)</w:t>
            </w:r>
          </w:p>
        </w:tc>
        <w:tc>
          <w:tcPr>
            <w:tcW w:w="8647" w:type="dxa"/>
            <w:tcBorders>
              <w:left w:val="nil"/>
              <w:right w:val="nil"/>
            </w:tcBorders>
            <w:vAlign w:val="center"/>
          </w:tcPr>
          <w:p w14:paraId="00000239" w14:textId="77777777" w:rsidR="00D1038E" w:rsidRDefault="008E1079">
            <w:pPr>
              <w:widowControl w:val="0"/>
              <w:spacing w:before="60" w:after="60" w:line="276" w:lineRule="auto"/>
              <w:ind w:left="480" w:hanging="480"/>
              <w:rPr>
                <w:b/>
              </w:rPr>
            </w:pPr>
            <w:r>
              <w:t xml:space="preserve">Colombia. Ministerio de Salud y Protección Social. (2012). </w:t>
            </w:r>
            <w:r>
              <w:rPr>
                <w:i/>
              </w:rPr>
              <w:t>Resolución 4331 de 2012 (diciembre 19): por medio de la cual se adiciona y modifica parcialmente la Resolución 3047 de 2008 modificada por la resolución 416 de 2009</w:t>
            </w:r>
            <w:r>
              <w:t>. Diario Oficial.</w:t>
            </w:r>
          </w:p>
        </w:tc>
      </w:tr>
      <w:tr w:rsidR="00D1038E" w14:paraId="5608354A" w14:textId="77777777">
        <w:tc>
          <w:tcPr>
            <w:tcW w:w="4253" w:type="dxa"/>
            <w:tcBorders>
              <w:left w:val="nil"/>
              <w:right w:val="nil"/>
            </w:tcBorders>
            <w:vAlign w:val="center"/>
          </w:tcPr>
          <w:p w14:paraId="0000023A" w14:textId="77777777" w:rsidR="00D1038E" w:rsidRDefault="008E1079">
            <w:pPr>
              <w:spacing w:before="60" w:after="60" w:line="276" w:lineRule="auto"/>
              <w:jc w:val="left"/>
              <w:rPr>
                <w:b/>
              </w:rPr>
            </w:pPr>
            <w:r>
              <w:t>(Colombia. Ministerio de Hacienda y Crédito Público. Superintendencia Financiera, 2006)</w:t>
            </w:r>
          </w:p>
        </w:tc>
        <w:tc>
          <w:tcPr>
            <w:tcW w:w="8647" w:type="dxa"/>
            <w:tcBorders>
              <w:left w:val="nil"/>
              <w:right w:val="nil"/>
            </w:tcBorders>
            <w:vAlign w:val="center"/>
          </w:tcPr>
          <w:p w14:paraId="0000023B" w14:textId="77777777" w:rsidR="00D1038E" w:rsidRDefault="008E1079">
            <w:pPr>
              <w:widowControl w:val="0"/>
              <w:spacing w:before="60" w:after="60" w:line="276" w:lineRule="auto"/>
              <w:ind w:left="480" w:hanging="480"/>
              <w:rPr>
                <w:b/>
              </w:rPr>
            </w:pPr>
            <w:r>
              <w:t xml:space="preserve">Colombia. Ministerio de Hacienda y Crédito Público. Superintendencia Financiera. (2006). </w:t>
            </w:r>
            <w:r>
              <w:rPr>
                <w:i/>
              </w:rPr>
              <w:t>Circular Externa 048 de 2006 (diciembre 22)</w:t>
            </w:r>
            <w:r>
              <w:t>. Superfinanciera.</w:t>
            </w:r>
          </w:p>
        </w:tc>
      </w:tr>
      <w:tr w:rsidR="00D1038E" w14:paraId="13F13745" w14:textId="77777777">
        <w:tc>
          <w:tcPr>
            <w:tcW w:w="4253" w:type="dxa"/>
            <w:tcBorders>
              <w:left w:val="nil"/>
              <w:right w:val="nil"/>
            </w:tcBorders>
            <w:vAlign w:val="center"/>
          </w:tcPr>
          <w:p w14:paraId="0000023C" w14:textId="77777777" w:rsidR="00D1038E" w:rsidRDefault="008E1079">
            <w:pPr>
              <w:spacing w:before="60" w:after="60" w:line="276" w:lineRule="auto"/>
              <w:jc w:val="left"/>
              <w:rPr>
                <w:b/>
              </w:rPr>
            </w:pPr>
            <w:r>
              <w:t>(Colombia. Ministerio de Minas y Energía, 2010)</w:t>
            </w:r>
          </w:p>
        </w:tc>
        <w:tc>
          <w:tcPr>
            <w:tcW w:w="8647" w:type="dxa"/>
            <w:tcBorders>
              <w:left w:val="nil"/>
              <w:right w:val="nil"/>
            </w:tcBorders>
            <w:vAlign w:val="center"/>
          </w:tcPr>
          <w:p w14:paraId="0000023D" w14:textId="77777777" w:rsidR="00D1038E" w:rsidRDefault="008E1079">
            <w:pPr>
              <w:widowControl w:val="0"/>
              <w:spacing w:before="60" w:after="60" w:line="276" w:lineRule="auto"/>
              <w:ind w:left="480" w:hanging="480"/>
              <w:rPr>
                <w:b/>
              </w:rPr>
            </w:pPr>
            <w:r>
              <w:t xml:space="preserve">Colombia. Ministerio de Minas y Energía. (2010). </w:t>
            </w:r>
            <w:r>
              <w:rPr>
                <w:i/>
              </w:rPr>
              <w:t>Reglamento técnico de iluminación y alumbrado público</w:t>
            </w:r>
            <w:r>
              <w:t>. Ministerio de Minas y Energía.</w:t>
            </w:r>
          </w:p>
        </w:tc>
      </w:tr>
      <w:tr w:rsidR="00D1038E" w14:paraId="27E20E50" w14:textId="77777777">
        <w:tc>
          <w:tcPr>
            <w:tcW w:w="4253" w:type="dxa"/>
            <w:tcBorders>
              <w:left w:val="nil"/>
              <w:right w:val="nil"/>
            </w:tcBorders>
            <w:vAlign w:val="center"/>
          </w:tcPr>
          <w:p w14:paraId="0000023E" w14:textId="77777777" w:rsidR="00D1038E" w:rsidRDefault="008E1079">
            <w:pPr>
              <w:spacing w:before="60" w:after="60" w:line="276" w:lineRule="auto"/>
              <w:jc w:val="left"/>
              <w:rPr>
                <w:b/>
              </w:rPr>
            </w:pPr>
            <w:r>
              <w:t>(España. Ministerio de Trabajo y Asuntos Sociales. Instituto Nacional de Seguridad e Higiene en el Trabajo, 1996)</w:t>
            </w:r>
          </w:p>
        </w:tc>
        <w:tc>
          <w:tcPr>
            <w:tcW w:w="8647" w:type="dxa"/>
            <w:tcBorders>
              <w:left w:val="nil"/>
              <w:right w:val="nil"/>
            </w:tcBorders>
            <w:vAlign w:val="center"/>
          </w:tcPr>
          <w:p w14:paraId="0000023F" w14:textId="77777777" w:rsidR="00D1038E" w:rsidRDefault="008E1079">
            <w:pPr>
              <w:spacing w:before="60" w:after="60" w:line="276" w:lineRule="auto"/>
              <w:ind w:left="482" w:hanging="482"/>
              <w:rPr>
                <w:b/>
              </w:rPr>
            </w:pPr>
            <w:r>
              <w:t xml:space="preserve">España. Ministerio de Trabajo y Asuntos Sociales. Instituto Nacional de Seguridad e Higiene en el Trabajo. (1996). </w:t>
            </w:r>
            <w:r>
              <w:rPr>
                <w:i/>
              </w:rPr>
              <w:t>Evaluación de riesgos laborales</w:t>
            </w:r>
            <w:r>
              <w:t>. INSHT.</w:t>
            </w:r>
          </w:p>
        </w:tc>
      </w:tr>
      <w:tr w:rsidR="00D1038E" w14:paraId="264BC80A" w14:textId="77777777">
        <w:tc>
          <w:tcPr>
            <w:tcW w:w="4253" w:type="dxa"/>
            <w:tcBorders>
              <w:left w:val="nil"/>
              <w:right w:val="nil"/>
            </w:tcBorders>
            <w:vAlign w:val="center"/>
          </w:tcPr>
          <w:p w14:paraId="00000240" w14:textId="77777777" w:rsidR="00D1038E" w:rsidRDefault="008E1079">
            <w:pPr>
              <w:spacing w:before="60" w:after="60" w:line="276" w:lineRule="auto"/>
              <w:jc w:val="left"/>
              <w:rPr>
                <w:b/>
              </w:rPr>
            </w:pPr>
            <w:r>
              <w:t>(Colombia. Ministerio de Ambiente, Vivienda y Desarrollo Territorial, 2007)</w:t>
            </w:r>
          </w:p>
        </w:tc>
        <w:tc>
          <w:tcPr>
            <w:tcW w:w="8647" w:type="dxa"/>
            <w:tcBorders>
              <w:left w:val="nil"/>
              <w:right w:val="nil"/>
            </w:tcBorders>
            <w:vAlign w:val="center"/>
          </w:tcPr>
          <w:p w14:paraId="00000241" w14:textId="77777777" w:rsidR="00D1038E" w:rsidRDefault="008E1079">
            <w:pPr>
              <w:widowControl w:val="0"/>
              <w:spacing w:before="60" w:after="60" w:line="276" w:lineRule="auto"/>
              <w:ind w:left="480" w:hanging="480"/>
              <w:rPr>
                <w:b/>
              </w:rPr>
            </w:pPr>
            <w:r>
              <w:t xml:space="preserve">Colombia. Ministerio de Ambiente, Vivienda y Desarrollo Territorial. (2007). </w:t>
            </w:r>
            <w:r>
              <w:rPr>
                <w:i/>
              </w:rPr>
              <w:t>Decreto 3600 de 2007: por el cual se Reglamentan las Disposiciones de las Leyes 99 de 1993 y 388 de 1997 Relativas a las Determinantes de Ordenamiento del Suelo Rural y al Desarrollo de Actuaciones Urbanísticas de Parcelación y Edificación  en este tipo de suelo y se adoptan otras disposiciones.</w:t>
            </w:r>
            <w:r>
              <w:t xml:space="preserve"> Diario Oficial.</w:t>
            </w:r>
          </w:p>
        </w:tc>
      </w:tr>
      <w:tr w:rsidR="00D1038E" w14:paraId="4445EB38" w14:textId="77777777">
        <w:tc>
          <w:tcPr>
            <w:tcW w:w="4253" w:type="dxa"/>
            <w:tcBorders>
              <w:left w:val="nil"/>
              <w:right w:val="nil"/>
            </w:tcBorders>
            <w:vAlign w:val="center"/>
          </w:tcPr>
          <w:p w14:paraId="00000242" w14:textId="77777777" w:rsidR="00D1038E" w:rsidRDefault="008E1079">
            <w:pPr>
              <w:spacing w:before="60" w:after="60" w:line="276" w:lineRule="auto"/>
              <w:jc w:val="left"/>
              <w:rPr>
                <w:b/>
              </w:rPr>
            </w:pPr>
            <w:r>
              <w:t>(Colombia. Ministerio de Comunicaciones, 2001)</w:t>
            </w:r>
          </w:p>
        </w:tc>
        <w:tc>
          <w:tcPr>
            <w:tcW w:w="8647" w:type="dxa"/>
            <w:tcBorders>
              <w:left w:val="nil"/>
              <w:right w:val="nil"/>
            </w:tcBorders>
            <w:vAlign w:val="center"/>
          </w:tcPr>
          <w:p w14:paraId="00000243" w14:textId="77777777" w:rsidR="00D1038E" w:rsidRDefault="008E1079">
            <w:pPr>
              <w:widowControl w:val="0"/>
              <w:spacing w:before="60" w:after="60" w:line="276" w:lineRule="auto"/>
              <w:ind w:left="480" w:hanging="480"/>
              <w:rPr>
                <w:b/>
              </w:rPr>
            </w:pPr>
            <w:r>
              <w:t xml:space="preserve">Colombia. Ministerio de Comunicaciones. (2001). </w:t>
            </w:r>
            <w:r>
              <w:rPr>
                <w:i/>
              </w:rPr>
              <w:t xml:space="preserve">Resolución 000797 DE 2001 (junio 8): por la cual se atribuyen unas bandas de frecuencias radioeléctricas para su libre utilización dentro del territorio </w:t>
            </w:r>
            <w:r>
              <w:rPr>
                <w:i/>
              </w:rPr>
              <w:lastRenderedPageBreak/>
              <w:t>nacional</w:t>
            </w:r>
            <w:r>
              <w:t>. Diario Oficial.</w:t>
            </w:r>
          </w:p>
        </w:tc>
      </w:tr>
      <w:tr w:rsidR="00D1038E" w14:paraId="495D970A" w14:textId="77777777">
        <w:tc>
          <w:tcPr>
            <w:tcW w:w="4253" w:type="dxa"/>
            <w:tcBorders>
              <w:left w:val="nil"/>
              <w:right w:val="nil"/>
            </w:tcBorders>
            <w:vAlign w:val="center"/>
          </w:tcPr>
          <w:p w14:paraId="00000244" w14:textId="77777777" w:rsidR="00D1038E" w:rsidRDefault="008E1079">
            <w:pPr>
              <w:spacing w:before="60" w:after="60" w:line="276" w:lineRule="auto"/>
              <w:jc w:val="left"/>
            </w:pPr>
            <w:r>
              <w:lastRenderedPageBreak/>
              <w:t>(Colombia. Ministerio de Educación Nacional, 2006)</w:t>
            </w:r>
          </w:p>
        </w:tc>
        <w:tc>
          <w:tcPr>
            <w:tcW w:w="8647" w:type="dxa"/>
            <w:tcBorders>
              <w:left w:val="nil"/>
              <w:right w:val="nil"/>
            </w:tcBorders>
            <w:vAlign w:val="center"/>
          </w:tcPr>
          <w:p w14:paraId="00000245" w14:textId="77777777" w:rsidR="00D1038E" w:rsidRDefault="008E1079">
            <w:pPr>
              <w:widowControl w:val="0"/>
              <w:spacing w:before="60" w:after="60" w:line="276" w:lineRule="auto"/>
              <w:ind w:left="480" w:hanging="480"/>
              <w:rPr>
                <w:b/>
              </w:rPr>
            </w:pPr>
            <w:r>
              <w:t xml:space="preserve">Colombia. Ministerio de Educación Nacional. (2006). </w:t>
            </w:r>
            <w:r>
              <w:rPr>
                <w:i/>
              </w:rPr>
              <w:t>Plan Decenal de Educación 2006-2016: Pacto Social por la Educación</w:t>
            </w:r>
            <w:r>
              <w:t>. Ministerio de Educación Nacional.</w:t>
            </w:r>
          </w:p>
        </w:tc>
      </w:tr>
      <w:tr w:rsidR="00D1038E" w14:paraId="2678305A" w14:textId="77777777">
        <w:tc>
          <w:tcPr>
            <w:tcW w:w="4253" w:type="dxa"/>
            <w:tcBorders>
              <w:left w:val="nil"/>
              <w:right w:val="nil"/>
            </w:tcBorders>
            <w:vAlign w:val="center"/>
          </w:tcPr>
          <w:p w14:paraId="00000246" w14:textId="77777777" w:rsidR="00D1038E" w:rsidRDefault="008E1079">
            <w:pPr>
              <w:spacing w:before="60" w:after="60" w:line="276" w:lineRule="auto"/>
              <w:jc w:val="left"/>
            </w:pPr>
            <w:r>
              <w:t>(Colombia. Congreso de la República, 2010)</w:t>
            </w:r>
          </w:p>
        </w:tc>
        <w:tc>
          <w:tcPr>
            <w:tcW w:w="8647" w:type="dxa"/>
            <w:tcBorders>
              <w:left w:val="nil"/>
              <w:right w:val="nil"/>
            </w:tcBorders>
            <w:vAlign w:val="center"/>
          </w:tcPr>
          <w:p w14:paraId="00000247" w14:textId="77777777" w:rsidR="00D1038E" w:rsidRDefault="008E1079">
            <w:pPr>
              <w:widowControl w:val="0"/>
              <w:spacing w:before="60" w:after="60" w:line="276" w:lineRule="auto"/>
              <w:ind w:left="480" w:hanging="480"/>
              <w:rPr>
                <w:b/>
              </w:rPr>
            </w:pPr>
            <w:r>
              <w:t xml:space="preserve">Colombia. Congreso de la República. (2010). </w:t>
            </w:r>
            <w:r>
              <w:rPr>
                <w:i/>
              </w:rPr>
              <w:t>Código penal y de procedimiento penal anotado</w:t>
            </w:r>
            <w:r>
              <w:t>. Leyer.</w:t>
            </w:r>
          </w:p>
        </w:tc>
      </w:tr>
      <w:tr w:rsidR="00D1038E" w14:paraId="6BE3BEBD" w14:textId="77777777">
        <w:tc>
          <w:tcPr>
            <w:tcW w:w="4253" w:type="dxa"/>
            <w:tcBorders>
              <w:left w:val="nil"/>
              <w:right w:val="nil"/>
            </w:tcBorders>
            <w:vAlign w:val="center"/>
          </w:tcPr>
          <w:p w14:paraId="00000248" w14:textId="77777777" w:rsidR="00D1038E" w:rsidRDefault="008E1079">
            <w:pPr>
              <w:spacing w:before="60" w:after="60" w:line="276" w:lineRule="auto"/>
              <w:jc w:val="left"/>
            </w:pPr>
            <w:r>
              <w:t>(Colombia. Congreso de la República, 2006)</w:t>
            </w:r>
          </w:p>
        </w:tc>
        <w:tc>
          <w:tcPr>
            <w:tcW w:w="8647" w:type="dxa"/>
            <w:tcBorders>
              <w:left w:val="nil"/>
              <w:right w:val="nil"/>
            </w:tcBorders>
            <w:vAlign w:val="center"/>
          </w:tcPr>
          <w:p w14:paraId="00000249" w14:textId="77777777" w:rsidR="00D1038E" w:rsidRDefault="008E1079">
            <w:pPr>
              <w:widowControl w:val="0"/>
              <w:spacing w:before="60" w:after="60" w:line="276" w:lineRule="auto"/>
              <w:ind w:left="480" w:hanging="480"/>
              <w:rPr>
                <w:b/>
              </w:rPr>
            </w:pPr>
            <w:r>
              <w:t xml:space="preserve">Colombia. Congreso de la República. (2006). </w:t>
            </w:r>
            <w:r>
              <w:rPr>
                <w:i/>
              </w:rPr>
              <w:t>Ley 1098 de 2006 (noviembre 8): por la cual se expide el Código de la Infancia y la Adolescencia en Colombia</w:t>
            </w:r>
            <w:r>
              <w:t>. Diario Oficial.</w:t>
            </w:r>
          </w:p>
        </w:tc>
      </w:tr>
      <w:tr w:rsidR="00D1038E" w14:paraId="1B1954E5" w14:textId="77777777">
        <w:tc>
          <w:tcPr>
            <w:tcW w:w="4253" w:type="dxa"/>
            <w:tcBorders>
              <w:left w:val="nil"/>
              <w:right w:val="nil"/>
            </w:tcBorders>
            <w:vAlign w:val="center"/>
          </w:tcPr>
          <w:p w14:paraId="0000024A" w14:textId="77777777" w:rsidR="00D1038E" w:rsidRDefault="008E1079">
            <w:pPr>
              <w:spacing w:before="60" w:after="60" w:line="276" w:lineRule="auto"/>
              <w:jc w:val="left"/>
            </w:pPr>
            <w:r>
              <w:t>(Colombia. Contraloría General de la Nación, 2003)</w:t>
            </w:r>
          </w:p>
        </w:tc>
        <w:tc>
          <w:tcPr>
            <w:tcW w:w="8647" w:type="dxa"/>
            <w:tcBorders>
              <w:left w:val="nil"/>
              <w:right w:val="nil"/>
            </w:tcBorders>
            <w:vAlign w:val="center"/>
          </w:tcPr>
          <w:p w14:paraId="0000024B" w14:textId="77777777" w:rsidR="00D1038E" w:rsidRDefault="008E1079">
            <w:pPr>
              <w:widowControl w:val="0"/>
              <w:spacing w:before="60" w:after="60" w:line="276" w:lineRule="auto"/>
              <w:ind w:left="480" w:hanging="480"/>
              <w:rPr>
                <w:b/>
              </w:rPr>
            </w:pPr>
            <w:r>
              <w:t xml:space="preserve">Colombia. Contraloría General de la Nación. (2003). </w:t>
            </w:r>
            <w:r>
              <w:rPr>
                <w:i/>
              </w:rPr>
              <w:t>La deserción escolar en la educación básica media</w:t>
            </w:r>
            <w:r>
              <w:t>. Contraloría General de la Nación.</w:t>
            </w:r>
          </w:p>
        </w:tc>
      </w:tr>
      <w:tr w:rsidR="00D1038E" w14:paraId="35DA8EF6" w14:textId="77777777">
        <w:tc>
          <w:tcPr>
            <w:tcW w:w="4253" w:type="dxa"/>
            <w:tcBorders>
              <w:left w:val="nil"/>
              <w:right w:val="nil"/>
            </w:tcBorders>
            <w:vAlign w:val="center"/>
          </w:tcPr>
          <w:p w14:paraId="0000024C" w14:textId="77777777" w:rsidR="00D1038E" w:rsidRDefault="008E1079">
            <w:pPr>
              <w:spacing w:before="60" w:after="60" w:line="276" w:lineRule="auto"/>
              <w:jc w:val="left"/>
            </w:pPr>
            <w:r>
              <w:t>(Colombia. Unidad Nacional para la Gestión del Riesgo de Desastres, 2012)</w:t>
            </w:r>
          </w:p>
        </w:tc>
        <w:tc>
          <w:tcPr>
            <w:tcW w:w="8647" w:type="dxa"/>
            <w:tcBorders>
              <w:left w:val="nil"/>
              <w:right w:val="nil"/>
            </w:tcBorders>
            <w:vAlign w:val="center"/>
          </w:tcPr>
          <w:p w14:paraId="0000024D" w14:textId="77777777" w:rsidR="00D1038E" w:rsidRDefault="008E1079">
            <w:pPr>
              <w:widowControl w:val="0"/>
              <w:spacing w:before="60" w:after="60" w:line="276" w:lineRule="auto"/>
              <w:ind w:left="480" w:hanging="480"/>
              <w:rPr>
                <w:b/>
              </w:rPr>
            </w:pPr>
            <w:r>
              <w:t xml:space="preserve">Colombia. Unidad Nacional para la Gestión del Riesgo de Desastres. (2012). </w:t>
            </w:r>
            <w:r>
              <w:rPr>
                <w:i/>
              </w:rPr>
              <w:t>Guía para la formulación del Plan Municipal de Gestión del Riesgo de Desastres</w:t>
            </w:r>
            <w:r>
              <w:t>. Sistema Nacional de Gestión del Riesgo de Desastres.</w:t>
            </w:r>
          </w:p>
        </w:tc>
      </w:tr>
      <w:tr w:rsidR="00D1038E" w14:paraId="1CAB4EEF" w14:textId="77777777">
        <w:tc>
          <w:tcPr>
            <w:tcW w:w="4253" w:type="dxa"/>
            <w:tcBorders>
              <w:left w:val="nil"/>
              <w:right w:val="nil"/>
            </w:tcBorders>
            <w:vAlign w:val="center"/>
          </w:tcPr>
          <w:p w14:paraId="0000024E" w14:textId="77777777" w:rsidR="00D1038E" w:rsidRDefault="008E1079">
            <w:pPr>
              <w:spacing w:before="60" w:after="60" w:line="276" w:lineRule="auto"/>
              <w:jc w:val="left"/>
            </w:pPr>
            <w:r>
              <w:t>(Colombia. Departamento Administrativo Nacional de Estadística, 2011)</w:t>
            </w:r>
          </w:p>
        </w:tc>
        <w:tc>
          <w:tcPr>
            <w:tcW w:w="8647" w:type="dxa"/>
            <w:tcBorders>
              <w:left w:val="nil"/>
              <w:right w:val="nil"/>
            </w:tcBorders>
            <w:vAlign w:val="center"/>
          </w:tcPr>
          <w:p w14:paraId="0000024F" w14:textId="77777777" w:rsidR="00D1038E" w:rsidRDefault="008E1079">
            <w:pPr>
              <w:widowControl w:val="0"/>
              <w:spacing w:before="60" w:after="60" w:line="276" w:lineRule="auto"/>
              <w:ind w:left="480" w:hanging="480"/>
              <w:rPr>
                <w:b/>
              </w:rPr>
            </w:pPr>
            <w:r>
              <w:t xml:space="preserve">Colombia. Departamento Administrativo Nacional de Estadística. (2011). </w:t>
            </w:r>
            <w:r>
              <w:rPr>
                <w:i/>
              </w:rPr>
              <w:t>Encuesta de convivencia escolar y circunstancias que la afectan - ECECA, para estudiantes de 5</w:t>
            </w:r>
            <w:r>
              <w:rPr>
                <w:i/>
                <w:vertAlign w:val="superscript"/>
              </w:rPr>
              <w:t>o</w:t>
            </w:r>
            <w:r>
              <w:rPr>
                <w:i/>
              </w:rPr>
              <w:t xml:space="preserve"> a 11</w:t>
            </w:r>
            <w:r>
              <w:rPr>
                <w:i/>
                <w:vertAlign w:val="superscript"/>
              </w:rPr>
              <w:t>o</w:t>
            </w:r>
            <w:r>
              <w:rPr>
                <w:i/>
              </w:rPr>
              <w:t xml:space="preserve"> de Bogotá</w:t>
            </w:r>
            <w:r>
              <w:t>. DANE.</w:t>
            </w:r>
          </w:p>
        </w:tc>
      </w:tr>
      <w:tr w:rsidR="00D1038E" w14:paraId="72FFD8F3" w14:textId="77777777">
        <w:tc>
          <w:tcPr>
            <w:tcW w:w="4253" w:type="dxa"/>
            <w:tcBorders>
              <w:left w:val="nil"/>
              <w:right w:val="nil"/>
            </w:tcBorders>
            <w:vAlign w:val="center"/>
          </w:tcPr>
          <w:p w14:paraId="00000250" w14:textId="77777777" w:rsidR="00D1038E" w:rsidRDefault="008E1079">
            <w:pPr>
              <w:spacing w:before="60" w:after="60" w:line="276" w:lineRule="auto"/>
              <w:jc w:val="left"/>
            </w:pPr>
            <w:r>
              <w:t>(Colombia. Departamento Administrativo de Ciencia, Tecnología e Innovación, 2015)</w:t>
            </w:r>
          </w:p>
        </w:tc>
        <w:tc>
          <w:tcPr>
            <w:tcW w:w="8647" w:type="dxa"/>
            <w:tcBorders>
              <w:left w:val="nil"/>
              <w:right w:val="nil"/>
            </w:tcBorders>
            <w:vAlign w:val="center"/>
          </w:tcPr>
          <w:p w14:paraId="00000251" w14:textId="77777777" w:rsidR="00D1038E" w:rsidRDefault="008E1079">
            <w:pPr>
              <w:widowControl w:val="0"/>
              <w:spacing w:before="60" w:after="60" w:line="276" w:lineRule="auto"/>
              <w:ind w:left="480" w:hanging="480"/>
            </w:pPr>
            <w:r>
              <w:t xml:space="preserve">Colombia. Departamento Administrativo de Ciencia Tecnología e Innovación. (2015). </w:t>
            </w:r>
            <w:r>
              <w:rPr>
                <w:i/>
              </w:rPr>
              <w:t>Resultados finales de la Convocatoria Nacional para el Reconocimiento y Medición de Grupos de Investigación, Desarrollo Tecnológico o de Innovación y para el Reconocimiento de Investigadores del SNCTeI</w:t>
            </w:r>
            <w:r>
              <w:t>. Colciencias.</w:t>
            </w:r>
          </w:p>
        </w:tc>
      </w:tr>
      <w:tr w:rsidR="00D1038E" w14:paraId="5C32CFF9" w14:textId="77777777">
        <w:tc>
          <w:tcPr>
            <w:tcW w:w="4253" w:type="dxa"/>
            <w:tcBorders>
              <w:left w:val="nil"/>
              <w:right w:val="nil"/>
            </w:tcBorders>
            <w:vAlign w:val="center"/>
          </w:tcPr>
          <w:p w14:paraId="00000252" w14:textId="77777777" w:rsidR="00D1038E" w:rsidRDefault="008E1079">
            <w:pPr>
              <w:spacing w:before="60" w:after="60" w:line="276" w:lineRule="auto"/>
              <w:jc w:val="left"/>
            </w:pPr>
            <w:r>
              <w:t>(Colombia. Procuraduría General de la Nación, 2012)</w:t>
            </w:r>
          </w:p>
        </w:tc>
        <w:tc>
          <w:tcPr>
            <w:tcW w:w="8647" w:type="dxa"/>
            <w:tcBorders>
              <w:left w:val="nil"/>
              <w:right w:val="nil"/>
            </w:tcBorders>
            <w:vAlign w:val="center"/>
          </w:tcPr>
          <w:p w14:paraId="00000253" w14:textId="77777777" w:rsidR="00D1038E" w:rsidRDefault="008E1079">
            <w:pPr>
              <w:widowControl w:val="0"/>
              <w:spacing w:before="60" w:after="60" w:line="276" w:lineRule="auto"/>
              <w:ind w:left="480" w:hanging="480"/>
              <w:rPr>
                <w:b/>
              </w:rPr>
            </w:pPr>
            <w:r>
              <w:t xml:space="preserve">Colombia. Procuraduría General de la Nación. (2012). </w:t>
            </w:r>
            <w:r>
              <w:rPr>
                <w:i/>
              </w:rPr>
              <w:t>Financiamiento del Sistema General de Seguridad Social en Salud: seguimiento y control preventivo a las políticas públicas</w:t>
            </w:r>
            <w:r>
              <w:t>. Procuraduría General de la Nación.</w:t>
            </w:r>
          </w:p>
        </w:tc>
      </w:tr>
    </w:tbl>
    <w:p w14:paraId="00000254" w14:textId="77777777" w:rsidR="00D1038E" w:rsidRDefault="00D1038E">
      <w:pPr>
        <w:rPr>
          <w:b/>
        </w:rPr>
      </w:pPr>
    </w:p>
    <w:p w14:paraId="00000255" w14:textId="77777777" w:rsidR="00D1038E" w:rsidRDefault="00D1038E">
      <w:pPr>
        <w:jc w:val="center"/>
        <w:rPr>
          <w:b/>
        </w:rPr>
        <w:sectPr w:rsidR="00D1038E">
          <w:type w:val="continuous"/>
          <w:pgSz w:w="15840" w:h="12240" w:orient="landscape"/>
          <w:pgMar w:top="1418" w:right="1418" w:bottom="1418" w:left="1418" w:header="709" w:footer="709" w:gutter="0"/>
          <w:cols w:space="720"/>
        </w:sectPr>
      </w:pPr>
    </w:p>
    <w:p w14:paraId="00000256" w14:textId="77777777" w:rsidR="00D1038E" w:rsidRDefault="008E1079">
      <w:pPr>
        <w:pStyle w:val="Ttulo2"/>
      </w:pPr>
      <w:bookmarkStart w:id="95" w:name="_Toc183124269"/>
      <w:r>
        <w:lastRenderedPageBreak/>
        <w:t>Anexo 4. Ortografía y gramática</w:t>
      </w:r>
      <w:bookmarkEnd w:id="95"/>
    </w:p>
    <w:p w14:paraId="00000257" w14:textId="77777777" w:rsidR="00D1038E" w:rsidRDefault="00D1038E"/>
    <w:p w14:paraId="00000258" w14:textId="77777777" w:rsidR="00D1038E" w:rsidRDefault="008E1079">
      <w:pPr>
        <w:ind w:firstLine="360"/>
      </w:pPr>
      <w:r>
        <w:t xml:space="preserve">La ortografía y la gramática hacen parte fundamental del trabajo de grado; al finalizar la redacción de tu escrito, realiza una revisión ortográfica de todo el documento. En todo caso, siempre será recomendada y preferible la labor de un corrector de estilo que corrija redacción, ortografía, sintaxis, coherencia, citas, referencias y demás aspectos de estilo. En Microsoft Word, oprime la tecla </w:t>
      </w:r>
      <w:r>
        <w:rPr>
          <w:sz w:val="32"/>
          <w:szCs w:val="32"/>
        </w:rPr>
        <w:t>F7</w:t>
      </w:r>
      <w:r>
        <w:t>. Tendrá dos tipos de sugerencias: Gramática y Ortografía, donde tendrás la opción de:</w:t>
      </w:r>
    </w:p>
    <w:p w14:paraId="00000259" w14:textId="77777777" w:rsidR="00D1038E" w:rsidRDefault="00D1038E">
      <w:pPr>
        <w:jc w:val="center"/>
        <w:rPr>
          <w:b/>
        </w:rPr>
      </w:pPr>
    </w:p>
    <w:p w14:paraId="0000025A" w14:textId="77777777" w:rsidR="00D1038E" w:rsidRDefault="008E1079">
      <w:pPr>
        <w:numPr>
          <w:ilvl w:val="0"/>
          <w:numId w:val="1"/>
        </w:numPr>
        <w:pBdr>
          <w:top w:val="nil"/>
          <w:left w:val="nil"/>
          <w:bottom w:val="nil"/>
          <w:right w:val="nil"/>
          <w:between w:val="nil"/>
        </w:pBdr>
        <w:ind w:left="360"/>
        <w:rPr>
          <w:color w:val="000000"/>
        </w:rPr>
      </w:pPr>
      <w:r>
        <w:rPr>
          <w:color w:val="000000"/>
        </w:rPr>
        <w:t>“Cambiar”, si consideras que efectivamente había un error, ejemplo (mas, sin tilde):</w:t>
      </w:r>
    </w:p>
    <w:p w14:paraId="0000025B" w14:textId="77777777" w:rsidR="00D1038E" w:rsidRDefault="008E1079">
      <w:pPr>
        <w:jc w:val="center"/>
        <w:rPr>
          <w:b/>
        </w:rPr>
      </w:pPr>
      <w:r>
        <w:rPr>
          <w:noProof/>
        </w:rPr>
        <w:drawing>
          <wp:inline distT="0" distB="0" distL="0" distR="0">
            <wp:extent cx="1788401" cy="2377837"/>
            <wp:effectExtent l="0" t="0" r="0" b="0"/>
            <wp:docPr id="3970416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l="27049" t="8437" b="3472"/>
                    <a:stretch>
                      <a:fillRect/>
                    </a:stretch>
                  </pic:blipFill>
                  <pic:spPr>
                    <a:xfrm>
                      <a:off x="0" y="0"/>
                      <a:ext cx="1788401" cy="2377837"/>
                    </a:xfrm>
                    <a:prstGeom prst="rect">
                      <a:avLst/>
                    </a:prstGeom>
                    <a:ln/>
                  </pic:spPr>
                </pic:pic>
              </a:graphicData>
            </a:graphic>
          </wp:inline>
        </w:drawing>
      </w:r>
    </w:p>
    <w:p w14:paraId="0000025C" w14:textId="77777777" w:rsidR="00D1038E" w:rsidRDefault="008E1079">
      <w:pPr>
        <w:numPr>
          <w:ilvl w:val="0"/>
          <w:numId w:val="1"/>
        </w:numPr>
        <w:pBdr>
          <w:top w:val="nil"/>
          <w:left w:val="nil"/>
          <w:bottom w:val="nil"/>
          <w:right w:val="nil"/>
          <w:between w:val="nil"/>
        </w:pBdr>
        <w:ind w:left="360"/>
        <w:rPr>
          <w:b/>
          <w:color w:val="000000"/>
        </w:rPr>
      </w:pPr>
      <w:r>
        <w:rPr>
          <w:color w:val="000000"/>
        </w:rPr>
        <w:t>“Omitir”, si a pesar de la sugerencia consideras que está correctamente, ejemplo (desadaptativos):</w:t>
      </w:r>
    </w:p>
    <w:p w14:paraId="0000025D" w14:textId="77777777" w:rsidR="00D1038E" w:rsidRDefault="008E1079">
      <w:pPr>
        <w:jc w:val="center"/>
        <w:rPr>
          <w:b/>
        </w:rPr>
      </w:pPr>
      <w:r>
        <w:rPr>
          <w:noProof/>
        </w:rPr>
        <w:drawing>
          <wp:inline distT="0" distB="0" distL="0" distR="0">
            <wp:extent cx="1625424" cy="2113345"/>
            <wp:effectExtent l="0" t="0" r="0" b="0"/>
            <wp:docPr id="3970416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l="9877" t="4216" r="4004" b="4572"/>
                    <a:stretch>
                      <a:fillRect/>
                    </a:stretch>
                  </pic:blipFill>
                  <pic:spPr>
                    <a:xfrm>
                      <a:off x="0" y="0"/>
                      <a:ext cx="1625424" cy="2113345"/>
                    </a:xfrm>
                    <a:prstGeom prst="rect">
                      <a:avLst/>
                    </a:prstGeom>
                    <a:ln/>
                  </pic:spPr>
                </pic:pic>
              </a:graphicData>
            </a:graphic>
          </wp:inline>
        </w:drawing>
      </w:r>
    </w:p>
    <w:p w14:paraId="0000025E" w14:textId="77777777" w:rsidR="00D1038E" w:rsidRDefault="008E1079">
      <w:pPr>
        <w:numPr>
          <w:ilvl w:val="0"/>
          <w:numId w:val="1"/>
        </w:numPr>
        <w:pBdr>
          <w:top w:val="nil"/>
          <w:left w:val="nil"/>
          <w:bottom w:val="nil"/>
          <w:right w:val="nil"/>
          <w:between w:val="nil"/>
        </w:pBdr>
        <w:rPr>
          <w:color w:val="000000"/>
        </w:rPr>
      </w:pPr>
      <w:r>
        <w:rPr>
          <w:color w:val="000000"/>
        </w:rPr>
        <w:lastRenderedPageBreak/>
        <w:t>“Omitir todo” si deseas ignorar la sugerencia de esa palabra u oración en todo el texto.</w:t>
      </w:r>
    </w:p>
    <w:p w14:paraId="0000025F" w14:textId="77777777" w:rsidR="00D1038E" w:rsidRDefault="008E1079">
      <w:pPr>
        <w:numPr>
          <w:ilvl w:val="0"/>
          <w:numId w:val="1"/>
        </w:numPr>
        <w:pBdr>
          <w:top w:val="nil"/>
          <w:left w:val="nil"/>
          <w:bottom w:val="nil"/>
          <w:right w:val="nil"/>
          <w:between w:val="nil"/>
        </w:pBdr>
        <w:rPr>
          <w:color w:val="000000"/>
        </w:rPr>
      </w:pPr>
      <w:r>
        <w:rPr>
          <w:color w:val="000000"/>
        </w:rPr>
        <w:t>“Agregar” si deseas incluir esa palabra en el diccionario en futuras revisiones.</w:t>
      </w:r>
    </w:p>
    <w:p w14:paraId="00000260" w14:textId="77777777" w:rsidR="00D1038E" w:rsidRDefault="008E1079">
      <w:pPr>
        <w:jc w:val="center"/>
        <w:rPr>
          <w:b/>
        </w:rPr>
      </w:pPr>
      <w:r>
        <w:rPr>
          <w:noProof/>
        </w:rPr>
        <w:drawing>
          <wp:inline distT="0" distB="0" distL="0" distR="0">
            <wp:extent cx="1700185" cy="2136292"/>
            <wp:effectExtent l="0" t="0" r="0" b="0"/>
            <wp:docPr id="3970416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1700185" cy="2136292"/>
                    </a:xfrm>
                    <a:prstGeom prst="rect">
                      <a:avLst/>
                    </a:prstGeom>
                    <a:ln/>
                  </pic:spPr>
                </pic:pic>
              </a:graphicData>
            </a:graphic>
          </wp:inline>
        </w:drawing>
      </w:r>
    </w:p>
    <w:p w14:paraId="00000261" w14:textId="77777777" w:rsidR="00D1038E" w:rsidRDefault="008E1079">
      <w:r>
        <w:tab/>
        <w:t>Ten precaución en aceptar cambios sugeridos, pues Microsoft Word no tiene la capacidad completa de interpretar con precisión algunos aspectos de la redacción o gramática en lengua española.</w:t>
      </w:r>
    </w:p>
    <w:p w14:paraId="00000262" w14:textId="77777777" w:rsidR="00D1038E" w:rsidRDefault="00D1038E">
      <w:pPr>
        <w:rPr>
          <w:b/>
        </w:rPr>
      </w:pPr>
    </w:p>
    <w:p w14:paraId="00000263" w14:textId="77777777" w:rsidR="00D1038E" w:rsidRDefault="00D1038E">
      <w:pPr>
        <w:rPr>
          <w:b/>
        </w:rPr>
      </w:pPr>
    </w:p>
    <w:p w14:paraId="00000264" w14:textId="77777777" w:rsidR="00D1038E" w:rsidRDefault="00D1038E">
      <w:pPr>
        <w:rPr>
          <w:b/>
        </w:rPr>
      </w:pPr>
    </w:p>
    <w:p w14:paraId="00000265" w14:textId="77777777" w:rsidR="00D1038E" w:rsidRDefault="00D1038E">
      <w:pPr>
        <w:rPr>
          <w:b/>
        </w:rPr>
      </w:pPr>
    </w:p>
    <w:p w14:paraId="00000266" w14:textId="77777777" w:rsidR="00D1038E" w:rsidRDefault="00D1038E">
      <w:pPr>
        <w:rPr>
          <w:b/>
        </w:rPr>
      </w:pPr>
    </w:p>
    <w:p w14:paraId="00000267" w14:textId="77777777" w:rsidR="00D1038E" w:rsidRDefault="008E1079">
      <w:pPr>
        <w:pStyle w:val="Ttulo2"/>
      </w:pPr>
      <w:bookmarkStart w:id="96" w:name="_Toc183124270"/>
      <w:r>
        <w:t>Anexo 5. Buscar, reemplazar y eliminar espacios (o palabras)</w:t>
      </w:r>
      <w:bookmarkEnd w:id="96"/>
    </w:p>
    <w:p w14:paraId="00000268" w14:textId="77777777" w:rsidR="00D1038E" w:rsidRDefault="00D1038E"/>
    <w:p w14:paraId="00000269" w14:textId="77777777" w:rsidR="00D1038E" w:rsidRDefault="008E1079">
      <w:pPr>
        <w:ind w:firstLine="708"/>
      </w:pPr>
      <w:r>
        <w:t>Uno de los errores más comunes al redactar un texto es incluir dobles, triples o cuádruples espacios, que en esencia son casi imperceptibles pero que afectan la distribución del documento. Para eliminar dobles espacios, realiza estos pasos: Ctrl + L (Reemplazar) &gt; Digita 2 espacios en “Buscar” &gt; Digita 1 espacio en “Reemplazar” &gt; Clic en “Reemplazar todos”.</w:t>
      </w:r>
    </w:p>
    <w:p w14:paraId="0000026A" w14:textId="77777777" w:rsidR="00D1038E" w:rsidRDefault="008E1079">
      <w:pPr>
        <w:ind w:firstLine="708"/>
      </w:pPr>
      <w:r>
        <w:rPr>
          <w:noProof/>
        </w:rPr>
        <w:lastRenderedPageBreak/>
        <w:drawing>
          <wp:inline distT="0" distB="0" distL="0" distR="0">
            <wp:extent cx="4512927" cy="1836358"/>
            <wp:effectExtent l="0" t="0" r="0" b="0"/>
            <wp:docPr id="3970416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l="23673" t="54110" r="40052" b="19646"/>
                    <a:stretch>
                      <a:fillRect/>
                    </a:stretch>
                  </pic:blipFill>
                  <pic:spPr>
                    <a:xfrm>
                      <a:off x="0" y="0"/>
                      <a:ext cx="4512927" cy="1836358"/>
                    </a:xfrm>
                    <a:prstGeom prst="rect">
                      <a:avLst/>
                    </a:prstGeom>
                    <a:ln/>
                  </pic:spPr>
                </pic:pic>
              </a:graphicData>
            </a:graphic>
          </wp:inline>
        </w:drawing>
      </w:r>
    </w:p>
    <w:p w14:paraId="0000026B" w14:textId="77777777" w:rsidR="00D1038E" w:rsidRDefault="008E1079">
      <w:pPr>
        <w:ind w:firstLine="708"/>
      </w:pPr>
      <w:r>
        <w:t>Word notificará cuántos espacios dobles se eliminaron y se han reemplazado por un espacio.</w:t>
      </w:r>
    </w:p>
    <w:p w14:paraId="0000026C" w14:textId="77777777" w:rsidR="00D1038E" w:rsidRDefault="008E1079">
      <w:pPr>
        <w:ind w:firstLine="708"/>
        <w:jc w:val="center"/>
      </w:pPr>
      <w:r>
        <w:rPr>
          <w:noProof/>
        </w:rPr>
        <w:drawing>
          <wp:inline distT="0" distB="0" distL="0" distR="0">
            <wp:extent cx="3253433" cy="1129300"/>
            <wp:effectExtent l="0" t="0" r="0" b="0"/>
            <wp:docPr id="3970416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l="31519" t="38260" r="46342" b="48075"/>
                    <a:stretch>
                      <a:fillRect/>
                    </a:stretch>
                  </pic:blipFill>
                  <pic:spPr>
                    <a:xfrm>
                      <a:off x="0" y="0"/>
                      <a:ext cx="3253433" cy="1129300"/>
                    </a:xfrm>
                    <a:prstGeom prst="rect">
                      <a:avLst/>
                    </a:prstGeom>
                    <a:ln/>
                  </pic:spPr>
                </pic:pic>
              </a:graphicData>
            </a:graphic>
          </wp:inline>
        </w:drawing>
      </w:r>
    </w:p>
    <w:p w14:paraId="0000026D" w14:textId="77777777" w:rsidR="00D1038E" w:rsidRDefault="008E1079">
      <w:pPr>
        <w:ind w:firstLine="708"/>
      </w:pPr>
      <w:r>
        <w:t>Haz clic en “Reemplazar todos” para eliminar dobles espacios que quedan, por ejemplo, de triples o cuádruples espacios anteriores, hasta que aparezca este mensaje:</w:t>
      </w:r>
    </w:p>
    <w:p w14:paraId="0000026E" w14:textId="77777777" w:rsidR="00D1038E" w:rsidRDefault="008E1079">
      <w:pPr>
        <w:ind w:firstLine="708"/>
        <w:jc w:val="center"/>
      </w:pPr>
      <w:r>
        <w:rPr>
          <w:noProof/>
        </w:rPr>
        <w:drawing>
          <wp:inline distT="0" distB="0" distL="0" distR="0">
            <wp:extent cx="3244551" cy="1132138"/>
            <wp:effectExtent l="0" t="0" r="0" b="0"/>
            <wp:docPr id="39704163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l="50021" t="38577" r="28876" b="48330"/>
                    <a:stretch>
                      <a:fillRect/>
                    </a:stretch>
                  </pic:blipFill>
                  <pic:spPr>
                    <a:xfrm>
                      <a:off x="0" y="0"/>
                      <a:ext cx="3244551" cy="1132138"/>
                    </a:xfrm>
                    <a:prstGeom prst="rect">
                      <a:avLst/>
                    </a:prstGeom>
                    <a:ln/>
                  </pic:spPr>
                </pic:pic>
              </a:graphicData>
            </a:graphic>
          </wp:inline>
        </w:drawing>
      </w:r>
    </w:p>
    <w:p w14:paraId="0000026F" w14:textId="77777777" w:rsidR="00D1038E" w:rsidRDefault="008E1079">
      <w:pPr>
        <w:spacing w:after="160" w:line="259" w:lineRule="auto"/>
        <w:jc w:val="left"/>
      </w:pPr>
      <w:r>
        <w:br w:type="page"/>
      </w:r>
    </w:p>
    <w:p w14:paraId="00000270" w14:textId="77777777" w:rsidR="00D1038E" w:rsidRDefault="008E1079">
      <w:pPr>
        <w:pStyle w:val="Ttulo2"/>
      </w:pPr>
      <w:bookmarkStart w:id="97" w:name="_Toc183124271"/>
      <w:r>
        <w:lastRenderedPageBreak/>
        <w:t>Anexo 6. Atajos de teclado útiles en Microsoft Word</w:t>
      </w:r>
      <w:bookmarkEnd w:id="97"/>
    </w:p>
    <w:p w14:paraId="00000271" w14:textId="77777777" w:rsidR="00D1038E" w:rsidRDefault="00D1038E">
      <w:pPr>
        <w:jc w:val="left"/>
        <w:rPr>
          <w:b/>
        </w:rPr>
      </w:pPr>
    </w:p>
    <w:p w14:paraId="00000272" w14:textId="77777777" w:rsidR="00D1038E" w:rsidRDefault="008E1079">
      <w:pPr>
        <w:jc w:val="center"/>
        <w:rPr>
          <w:b/>
        </w:rPr>
        <w:sectPr w:rsidR="00D1038E">
          <w:pgSz w:w="12240" w:h="15840"/>
          <w:pgMar w:top="1418" w:right="1418" w:bottom="1418" w:left="1418" w:header="709" w:footer="709" w:gutter="0"/>
          <w:cols w:space="720"/>
        </w:sectPr>
      </w:pPr>
      <w:r>
        <w:rPr>
          <w:b/>
        </w:rPr>
        <w:t>Ctrl +</w:t>
      </w:r>
    </w:p>
    <w:p w14:paraId="00000273" w14:textId="77777777" w:rsidR="00D1038E" w:rsidRDefault="008E1079">
      <w:pPr>
        <w:ind w:firstLine="708"/>
        <w:jc w:val="center"/>
      </w:pPr>
      <w:r>
        <w:lastRenderedPageBreak/>
        <w:t>A= Abrir</w:t>
      </w:r>
    </w:p>
    <w:p w14:paraId="00000274" w14:textId="77777777" w:rsidR="00D1038E" w:rsidRDefault="008E1079">
      <w:pPr>
        <w:ind w:firstLine="708"/>
        <w:jc w:val="center"/>
      </w:pPr>
      <w:r>
        <w:t>B= Buscar</w:t>
      </w:r>
    </w:p>
    <w:p w14:paraId="00000275" w14:textId="77777777" w:rsidR="00D1038E" w:rsidRDefault="008E1079">
      <w:pPr>
        <w:ind w:firstLine="708"/>
        <w:jc w:val="center"/>
      </w:pPr>
      <w:r>
        <w:t>C= Copiar</w:t>
      </w:r>
    </w:p>
    <w:p w14:paraId="00000276" w14:textId="77777777" w:rsidR="00D1038E" w:rsidRDefault="008E1079">
      <w:pPr>
        <w:ind w:firstLine="708"/>
        <w:jc w:val="center"/>
      </w:pPr>
      <w:r>
        <w:t>D= Alinear derecha</w:t>
      </w:r>
    </w:p>
    <w:p w14:paraId="00000277" w14:textId="77777777" w:rsidR="00D1038E" w:rsidRDefault="008E1079">
      <w:pPr>
        <w:ind w:firstLine="708"/>
        <w:jc w:val="center"/>
      </w:pPr>
      <w:r>
        <w:t>E= Seleccionar todo</w:t>
      </w:r>
    </w:p>
    <w:p w14:paraId="00000278" w14:textId="77777777" w:rsidR="00D1038E" w:rsidRDefault="008E1079">
      <w:pPr>
        <w:ind w:firstLine="708"/>
        <w:jc w:val="center"/>
      </w:pPr>
      <w:r>
        <w:t>G= Guardar</w:t>
      </w:r>
    </w:p>
    <w:p w14:paraId="00000279" w14:textId="77777777" w:rsidR="00D1038E" w:rsidRDefault="008E1079">
      <w:pPr>
        <w:ind w:firstLine="708"/>
        <w:jc w:val="center"/>
      </w:pPr>
      <w:r>
        <w:t>H= Sangría</w:t>
      </w:r>
    </w:p>
    <w:p w14:paraId="0000027A" w14:textId="77777777" w:rsidR="00D1038E" w:rsidRDefault="008E1079">
      <w:pPr>
        <w:ind w:firstLine="708"/>
        <w:jc w:val="center"/>
      </w:pPr>
      <w:r>
        <w:t>I= Ir a página</w:t>
      </w:r>
    </w:p>
    <w:p w14:paraId="0000027B" w14:textId="77777777" w:rsidR="00D1038E" w:rsidRDefault="008E1079">
      <w:pPr>
        <w:ind w:firstLine="708"/>
        <w:jc w:val="center"/>
      </w:pPr>
      <w:r>
        <w:t>J= Justificar</w:t>
      </w:r>
    </w:p>
    <w:p w14:paraId="0000027C" w14:textId="77777777" w:rsidR="00D1038E" w:rsidRDefault="008E1079">
      <w:pPr>
        <w:ind w:firstLine="708"/>
        <w:jc w:val="center"/>
      </w:pPr>
      <w:r>
        <w:t>K= Cursiva</w:t>
      </w:r>
    </w:p>
    <w:p w14:paraId="0000027D" w14:textId="77777777" w:rsidR="00D1038E" w:rsidRDefault="008E1079">
      <w:pPr>
        <w:ind w:firstLine="708"/>
        <w:jc w:val="center"/>
      </w:pPr>
      <w:r>
        <w:t>L= Reemplazar</w:t>
      </w:r>
    </w:p>
    <w:p w14:paraId="0000027E" w14:textId="77777777" w:rsidR="00D1038E" w:rsidRDefault="008E1079">
      <w:pPr>
        <w:ind w:firstLine="708"/>
        <w:jc w:val="center"/>
      </w:pPr>
      <w:r>
        <w:t>M= Formato</w:t>
      </w:r>
    </w:p>
    <w:p w14:paraId="0000027F" w14:textId="77777777" w:rsidR="00D1038E" w:rsidRDefault="008E1079">
      <w:pPr>
        <w:ind w:firstLine="708"/>
        <w:jc w:val="center"/>
      </w:pPr>
      <w:r>
        <w:lastRenderedPageBreak/>
        <w:t>N= Negrilla</w:t>
      </w:r>
    </w:p>
    <w:p w14:paraId="00000280" w14:textId="77777777" w:rsidR="00D1038E" w:rsidRDefault="008E1079">
      <w:pPr>
        <w:ind w:firstLine="708"/>
        <w:jc w:val="center"/>
      </w:pPr>
      <w:r>
        <w:t>O= Disminuir tamaño</w:t>
      </w:r>
    </w:p>
    <w:p w14:paraId="00000281" w14:textId="77777777" w:rsidR="00D1038E" w:rsidRDefault="008E1079">
      <w:pPr>
        <w:ind w:firstLine="708"/>
        <w:jc w:val="center"/>
      </w:pPr>
      <w:r>
        <w:t>P= Imprimir</w:t>
      </w:r>
    </w:p>
    <w:p w14:paraId="00000282" w14:textId="77777777" w:rsidR="00D1038E" w:rsidRDefault="008E1079">
      <w:pPr>
        <w:ind w:firstLine="708"/>
        <w:jc w:val="center"/>
      </w:pPr>
      <w:r>
        <w:t>Q= Alinear izquierda</w:t>
      </w:r>
    </w:p>
    <w:p w14:paraId="00000283" w14:textId="77777777" w:rsidR="00D1038E" w:rsidRDefault="008E1079">
      <w:pPr>
        <w:ind w:firstLine="708"/>
        <w:jc w:val="center"/>
      </w:pPr>
      <w:r>
        <w:t>R= Cerrar documento</w:t>
      </w:r>
    </w:p>
    <w:p w14:paraId="00000284" w14:textId="77777777" w:rsidR="00D1038E" w:rsidRDefault="008E1079">
      <w:pPr>
        <w:ind w:firstLine="708"/>
        <w:jc w:val="center"/>
      </w:pPr>
      <w:r>
        <w:t>S= Subrayado</w:t>
      </w:r>
    </w:p>
    <w:p w14:paraId="00000285" w14:textId="77777777" w:rsidR="00D1038E" w:rsidRDefault="008E1079">
      <w:pPr>
        <w:ind w:firstLine="708"/>
        <w:jc w:val="center"/>
      </w:pPr>
      <w:r>
        <w:t>T= Centrar</w:t>
      </w:r>
    </w:p>
    <w:p w14:paraId="00000286" w14:textId="77777777" w:rsidR="00D1038E" w:rsidRDefault="008E1079">
      <w:pPr>
        <w:ind w:firstLine="708"/>
        <w:jc w:val="center"/>
      </w:pPr>
      <w:r>
        <w:t>U= Nuevo documento</w:t>
      </w:r>
    </w:p>
    <w:p w14:paraId="00000287" w14:textId="77777777" w:rsidR="00D1038E" w:rsidRDefault="008E1079">
      <w:pPr>
        <w:ind w:firstLine="708"/>
        <w:jc w:val="center"/>
      </w:pPr>
      <w:r>
        <w:t>V= Pegar</w:t>
      </w:r>
    </w:p>
    <w:p w14:paraId="00000288" w14:textId="77777777" w:rsidR="00D1038E" w:rsidRDefault="008E1079">
      <w:pPr>
        <w:ind w:firstLine="708"/>
        <w:jc w:val="center"/>
      </w:pPr>
      <w:r>
        <w:t>X=Cortar</w:t>
      </w:r>
    </w:p>
    <w:p w14:paraId="00000289" w14:textId="77777777" w:rsidR="00D1038E" w:rsidRDefault="008E1079">
      <w:pPr>
        <w:ind w:firstLine="708"/>
        <w:jc w:val="center"/>
      </w:pPr>
      <w:r>
        <w:t>Y= Rehacer</w:t>
      </w:r>
    </w:p>
    <w:p w14:paraId="0000028A" w14:textId="77777777" w:rsidR="00D1038E" w:rsidRDefault="008E1079">
      <w:pPr>
        <w:ind w:firstLine="708"/>
        <w:jc w:val="center"/>
        <w:sectPr w:rsidR="00D1038E">
          <w:type w:val="continuous"/>
          <w:pgSz w:w="12240" w:h="15840"/>
          <w:pgMar w:top="1418" w:right="1418" w:bottom="1418" w:left="1418" w:header="709" w:footer="709" w:gutter="0"/>
          <w:cols w:num="2" w:space="720" w:equalWidth="0">
            <w:col w:w="4348" w:space="708"/>
            <w:col w:w="4348" w:space="0"/>
          </w:cols>
        </w:sectPr>
      </w:pPr>
      <w:r>
        <w:t>Z= Deshacer</w:t>
      </w:r>
    </w:p>
    <w:p w14:paraId="0000028B" w14:textId="77777777" w:rsidR="00D1038E" w:rsidRDefault="008E1079">
      <w:pPr>
        <w:ind w:firstLine="708"/>
        <w:jc w:val="center"/>
      </w:pPr>
      <w:r>
        <w:lastRenderedPageBreak/>
        <w:t>Lista completa de atajos https://bit.ly/3oHliCj</w:t>
      </w:r>
    </w:p>
    <w:p w14:paraId="0000028C" w14:textId="77777777" w:rsidR="00D1038E" w:rsidRDefault="00D1038E">
      <w:pPr>
        <w:ind w:firstLine="708"/>
        <w:jc w:val="center"/>
      </w:pPr>
    </w:p>
    <w:p w14:paraId="0000028D" w14:textId="77777777" w:rsidR="00D1038E" w:rsidRDefault="00D1038E">
      <w:pPr>
        <w:ind w:firstLine="708"/>
        <w:jc w:val="center"/>
      </w:pPr>
    </w:p>
    <w:p w14:paraId="0000028E" w14:textId="77777777" w:rsidR="00D1038E" w:rsidRDefault="00D1038E">
      <w:pPr>
        <w:ind w:firstLine="708"/>
        <w:jc w:val="center"/>
      </w:pPr>
    </w:p>
    <w:p w14:paraId="0000028F" w14:textId="77777777" w:rsidR="00D1038E" w:rsidRDefault="00D1038E">
      <w:pPr>
        <w:ind w:firstLine="708"/>
        <w:jc w:val="center"/>
      </w:pPr>
    </w:p>
    <w:p w14:paraId="00000290" w14:textId="77777777" w:rsidR="00D1038E" w:rsidRDefault="00D1038E">
      <w:pPr>
        <w:ind w:firstLine="708"/>
        <w:jc w:val="center"/>
      </w:pPr>
    </w:p>
    <w:p w14:paraId="00000291" w14:textId="77777777" w:rsidR="00D1038E" w:rsidRDefault="00D1038E">
      <w:pPr>
        <w:ind w:firstLine="708"/>
        <w:jc w:val="center"/>
      </w:pPr>
    </w:p>
    <w:p w14:paraId="00000292" w14:textId="77777777" w:rsidR="00D1038E" w:rsidRDefault="00D1038E">
      <w:pPr>
        <w:ind w:firstLine="708"/>
        <w:jc w:val="center"/>
      </w:pPr>
    </w:p>
    <w:p w14:paraId="00000293" w14:textId="77777777" w:rsidR="00D1038E" w:rsidRDefault="00D1038E">
      <w:pPr>
        <w:ind w:firstLine="708"/>
        <w:jc w:val="center"/>
      </w:pPr>
    </w:p>
    <w:p w14:paraId="00000294" w14:textId="77777777" w:rsidR="00D1038E" w:rsidRDefault="00D1038E">
      <w:pPr>
        <w:ind w:firstLine="708"/>
        <w:jc w:val="center"/>
      </w:pPr>
    </w:p>
    <w:p w14:paraId="00000295" w14:textId="77777777" w:rsidR="00D1038E" w:rsidRDefault="008E1079">
      <w:pPr>
        <w:spacing w:after="160" w:line="259" w:lineRule="auto"/>
        <w:jc w:val="left"/>
      </w:pPr>
      <w:r>
        <w:br w:type="page"/>
      </w:r>
    </w:p>
    <w:p w14:paraId="00000296" w14:textId="77777777" w:rsidR="00D1038E" w:rsidRDefault="008E1079">
      <w:pPr>
        <w:pStyle w:val="Ttulo2"/>
      </w:pPr>
      <w:bookmarkStart w:id="98" w:name="_Toc183124272"/>
      <w:r>
        <w:lastRenderedPageBreak/>
        <w:t>Anexo 7. Sinónimos y antónimos</w:t>
      </w:r>
      <w:bookmarkEnd w:id="98"/>
      <w:r>
        <w:t xml:space="preserve"> </w:t>
      </w:r>
    </w:p>
    <w:p w14:paraId="00000297" w14:textId="77777777" w:rsidR="00D1038E" w:rsidRDefault="00D1038E">
      <w:pPr>
        <w:ind w:firstLine="708"/>
        <w:jc w:val="center"/>
      </w:pPr>
    </w:p>
    <w:p w14:paraId="00000298" w14:textId="77777777" w:rsidR="00D1038E" w:rsidRDefault="008E1079">
      <w:pPr>
        <w:ind w:firstLine="708"/>
      </w:pPr>
      <w:r>
        <w:t>Constantemente surgen inconvenientes al redactar una oración, al no tener la palabra adecuada, un sinónimo o un antónimo. Microsoft Word apoya estas inquietudes, así:</w:t>
      </w:r>
    </w:p>
    <w:p w14:paraId="00000299" w14:textId="77777777" w:rsidR="00D1038E" w:rsidRDefault="008E1079">
      <w:pPr>
        <w:jc w:val="right"/>
      </w:pPr>
      <w:r>
        <w:rPr>
          <w:noProof/>
        </w:rPr>
        <mc:AlternateContent>
          <mc:Choice Requires="wps">
            <w:drawing>
              <wp:anchor distT="45720" distB="45720" distL="114300" distR="114300" simplePos="0" relativeHeight="251658240" behindDoc="0" locked="0" layoutInCell="1" hidden="0" allowOverlap="1">
                <wp:simplePos x="0" y="0"/>
                <wp:positionH relativeFrom="column">
                  <wp:posOffset>1</wp:posOffset>
                </wp:positionH>
                <wp:positionV relativeFrom="paragraph">
                  <wp:posOffset>439420</wp:posOffset>
                </wp:positionV>
                <wp:extent cx="3486150" cy="5626100"/>
                <wp:effectExtent l="0" t="0" r="0" b="0"/>
                <wp:wrapSquare wrapText="bothSides" distT="45720" distB="45720" distL="114300" distR="114300"/>
                <wp:docPr id="397041612" name="Rectángulo 397041612"/>
                <wp:cNvGraphicFramePr/>
                <a:graphic xmlns:a="http://schemas.openxmlformats.org/drawingml/2006/main">
                  <a:graphicData uri="http://schemas.microsoft.com/office/word/2010/wordprocessingShape">
                    <wps:wsp>
                      <wps:cNvSpPr/>
                      <wps:spPr>
                        <a:xfrm>
                          <a:off x="3612450" y="976475"/>
                          <a:ext cx="3467100" cy="5607050"/>
                        </a:xfrm>
                        <a:prstGeom prst="rect">
                          <a:avLst/>
                        </a:prstGeom>
                        <a:solidFill>
                          <a:srgbClr val="FFFFFF"/>
                        </a:solidFill>
                        <a:ln>
                          <a:noFill/>
                        </a:ln>
                      </wps:spPr>
                      <wps:txbx>
                        <w:txbxContent>
                          <w:p w14:paraId="0EAEE5FA" w14:textId="77777777" w:rsidR="00FA37F9" w:rsidRDefault="00FA37F9">
                            <w:pPr>
                              <w:ind w:left="-113" w:hanging="226"/>
                              <w:textDirection w:val="btLr"/>
                            </w:pPr>
                            <w:r>
                              <w:rPr>
                                <w:color w:val="000000"/>
                              </w:rPr>
                              <w:t>Selecciona la palabra (en este ejemplo “colocar”) &gt; Clic derecho &gt; “Sinónimos”.</w:t>
                            </w:r>
                          </w:p>
                          <w:p w14:paraId="66B966FC" w14:textId="77777777" w:rsidR="00FA37F9" w:rsidRDefault="00FA37F9">
                            <w:pPr>
                              <w:ind w:left="-113" w:hanging="226"/>
                              <w:textDirection w:val="btLr"/>
                            </w:pPr>
                          </w:p>
                          <w:p w14:paraId="71B0B01B" w14:textId="77777777" w:rsidR="00FA37F9" w:rsidRDefault="00FA37F9">
                            <w:pPr>
                              <w:ind w:left="-113" w:hanging="226"/>
                              <w:textDirection w:val="btLr"/>
                            </w:pPr>
                          </w:p>
                          <w:p w14:paraId="2260DE7E" w14:textId="77777777" w:rsidR="00FA37F9" w:rsidRDefault="00FA37F9">
                            <w:pPr>
                              <w:ind w:left="-113" w:hanging="226"/>
                              <w:textDirection w:val="btLr"/>
                            </w:pPr>
                            <w:r>
                              <w:rPr>
                                <w:color w:val="000000"/>
                              </w:rPr>
                              <w:t xml:space="preserve">Inmediatamente aparecen las sugerencias más usadas. Si no es suficiente y se requieren más alternativas: </w:t>
                            </w:r>
                          </w:p>
                          <w:p w14:paraId="794443CA" w14:textId="77777777" w:rsidR="00FA37F9" w:rsidRDefault="00FA37F9">
                            <w:pPr>
                              <w:ind w:left="-113" w:hanging="226"/>
                              <w:textDirection w:val="btLr"/>
                            </w:pPr>
                          </w:p>
                          <w:p w14:paraId="4AE9892E" w14:textId="77777777" w:rsidR="00FA37F9" w:rsidRDefault="00FA37F9">
                            <w:pPr>
                              <w:ind w:left="-113" w:hanging="226"/>
                              <w:textDirection w:val="btLr"/>
                            </w:pPr>
                          </w:p>
                          <w:p w14:paraId="7C4079A8" w14:textId="77777777" w:rsidR="00FA37F9" w:rsidRDefault="00FA37F9">
                            <w:pPr>
                              <w:ind w:left="-113" w:hanging="226"/>
                              <w:textDirection w:val="btLr"/>
                            </w:pPr>
                          </w:p>
                          <w:p w14:paraId="50881AF7" w14:textId="77777777" w:rsidR="00FA37F9" w:rsidRDefault="00FA37F9">
                            <w:pPr>
                              <w:ind w:left="-113" w:hanging="226"/>
                              <w:textDirection w:val="btLr"/>
                            </w:pPr>
                          </w:p>
                          <w:p w14:paraId="107F562B" w14:textId="77777777" w:rsidR="00FA37F9" w:rsidRDefault="00FA37F9">
                            <w:pPr>
                              <w:ind w:left="-113" w:hanging="226"/>
                              <w:textDirection w:val="btLr"/>
                            </w:pPr>
                          </w:p>
                          <w:p w14:paraId="00195A56" w14:textId="77777777" w:rsidR="00FA37F9" w:rsidRDefault="00FA37F9">
                            <w:pPr>
                              <w:ind w:left="-113" w:hanging="226"/>
                              <w:textDirection w:val="btLr"/>
                            </w:pPr>
                          </w:p>
                          <w:p w14:paraId="67AB36E2" w14:textId="77777777" w:rsidR="00FA37F9" w:rsidRDefault="00FA37F9">
                            <w:pPr>
                              <w:ind w:left="-113" w:hanging="226"/>
                              <w:textDirection w:val="btLr"/>
                            </w:pPr>
                          </w:p>
                          <w:p w14:paraId="2E656B4C" w14:textId="77777777" w:rsidR="00FA37F9" w:rsidRDefault="00FA37F9">
                            <w:pPr>
                              <w:ind w:left="-113" w:hanging="226"/>
                              <w:textDirection w:val="btLr"/>
                            </w:pPr>
                            <w:r>
                              <w:rPr>
                                <w:color w:val="000000"/>
                              </w:rPr>
                              <w:t>Clic de nuevo en “Sinónimos”, donde aparecen más opciones y los antónimos de esa palabra seleccionada.</w:t>
                            </w:r>
                          </w:p>
                          <w:p w14:paraId="03D21901" w14:textId="77777777" w:rsidR="00FA37F9" w:rsidRDefault="00FA37F9">
                            <w:pPr>
                              <w:textDirection w:val="btLr"/>
                            </w:pPr>
                          </w:p>
                        </w:txbxContent>
                      </wps:txbx>
                      <wps:bodyPr spcFirstLastPara="1" wrap="square" lIns="91425" tIns="45700" rIns="91425" bIns="45700" anchor="t" anchorCtr="0">
                        <a:noAutofit/>
                      </wps:bodyPr>
                    </wps:wsp>
                  </a:graphicData>
                </a:graphic>
              </wp:anchor>
            </w:drawing>
          </mc:Choice>
          <mc:Fallback>
            <w:pict>
              <v:rect id="Rectángulo 397041612" o:spid="_x0000_s1026" style="position:absolute;left:0;text-align:left;margin-left:0;margin-top:34.6pt;width:274.5pt;height:443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" stroked="f">
                <v:textbox inset="2.53958mm,1.2694mm,2.53958mm,1.2694mm">
                  <w:txbxContent>
                    <w:p w14:paraId="0EAEE5FA" w14:textId="77777777" w:rsidR="00FA37F9" w:rsidRDefault="00FA37F9">
                      <w:pPr>
                        <w:ind w:left="-113" w:hanging="226"/>
                        <w:textDirection w:val="btLr"/>
                      </w:pPr>
                      <w:r>
                        <w:rPr>
                          <w:color w:val="000000"/>
                        </w:rPr>
                        <w:t>Selecciona la palabra (en este ejemplo “colocar”) &gt; Clic derecho &gt; “Sinónimos”.</w:t>
                      </w:r>
                    </w:p>
                    <w:p w14:paraId="66B966FC" w14:textId="77777777" w:rsidR="00FA37F9" w:rsidRDefault="00FA37F9">
                      <w:pPr>
                        <w:ind w:left="-113" w:hanging="226"/>
                        <w:textDirection w:val="btLr"/>
                      </w:pPr>
                    </w:p>
                    <w:p w14:paraId="71B0B01B" w14:textId="77777777" w:rsidR="00FA37F9" w:rsidRDefault="00FA37F9">
                      <w:pPr>
                        <w:ind w:left="-113" w:hanging="226"/>
                        <w:textDirection w:val="btLr"/>
                      </w:pPr>
                    </w:p>
                    <w:p w14:paraId="2260DE7E" w14:textId="77777777" w:rsidR="00FA37F9" w:rsidRDefault="00FA37F9">
                      <w:pPr>
                        <w:ind w:left="-113" w:hanging="226"/>
                        <w:textDirection w:val="btLr"/>
                      </w:pPr>
                      <w:r>
                        <w:rPr>
                          <w:color w:val="000000"/>
                        </w:rPr>
                        <w:t xml:space="preserve">Inmediatamente aparecen las sugerencias más usadas. Si no es suficiente y se requieren más alternativas: </w:t>
                      </w:r>
                    </w:p>
                    <w:p w14:paraId="794443CA" w14:textId="77777777" w:rsidR="00FA37F9" w:rsidRDefault="00FA37F9">
                      <w:pPr>
                        <w:ind w:left="-113" w:hanging="226"/>
                        <w:textDirection w:val="btLr"/>
                      </w:pPr>
                    </w:p>
                    <w:p w14:paraId="4AE9892E" w14:textId="77777777" w:rsidR="00FA37F9" w:rsidRDefault="00FA37F9">
                      <w:pPr>
                        <w:ind w:left="-113" w:hanging="226"/>
                        <w:textDirection w:val="btLr"/>
                      </w:pPr>
                    </w:p>
                    <w:p w14:paraId="7C4079A8" w14:textId="77777777" w:rsidR="00FA37F9" w:rsidRDefault="00FA37F9">
                      <w:pPr>
                        <w:ind w:left="-113" w:hanging="226"/>
                        <w:textDirection w:val="btLr"/>
                      </w:pPr>
                    </w:p>
                    <w:p w14:paraId="50881AF7" w14:textId="77777777" w:rsidR="00FA37F9" w:rsidRDefault="00FA37F9">
                      <w:pPr>
                        <w:ind w:left="-113" w:hanging="226"/>
                        <w:textDirection w:val="btLr"/>
                      </w:pPr>
                    </w:p>
                    <w:p w14:paraId="107F562B" w14:textId="77777777" w:rsidR="00FA37F9" w:rsidRDefault="00FA37F9">
                      <w:pPr>
                        <w:ind w:left="-113" w:hanging="226"/>
                        <w:textDirection w:val="btLr"/>
                      </w:pPr>
                    </w:p>
                    <w:p w14:paraId="00195A56" w14:textId="77777777" w:rsidR="00FA37F9" w:rsidRDefault="00FA37F9">
                      <w:pPr>
                        <w:ind w:left="-113" w:hanging="226"/>
                        <w:textDirection w:val="btLr"/>
                      </w:pPr>
                    </w:p>
                    <w:p w14:paraId="67AB36E2" w14:textId="77777777" w:rsidR="00FA37F9" w:rsidRDefault="00FA37F9">
                      <w:pPr>
                        <w:ind w:left="-113" w:hanging="226"/>
                        <w:textDirection w:val="btLr"/>
                      </w:pPr>
                    </w:p>
                    <w:p w14:paraId="2E656B4C" w14:textId="77777777" w:rsidR="00FA37F9" w:rsidRDefault="00FA37F9">
                      <w:pPr>
                        <w:ind w:left="-113" w:hanging="226"/>
                        <w:textDirection w:val="btLr"/>
                      </w:pPr>
                      <w:r>
                        <w:rPr>
                          <w:color w:val="000000"/>
                        </w:rPr>
                        <w:t>Clic de nuevo en “Sinónimos”, donde aparecen más opciones y los antónimos de esa palabra seleccionada.</w:t>
                      </w:r>
                    </w:p>
                    <w:p w14:paraId="03D21901" w14:textId="77777777" w:rsidR="00FA37F9" w:rsidRDefault="00FA37F9">
                      <w:pPr>
                        <w:textDirection w:val="btLr"/>
                      </w:pPr>
                    </w:p>
                  </w:txbxContent>
                </v:textbox>
                <w10:wrap type="square"/>
              </v:rect>
            </w:pict>
          </mc:Fallback>
        </mc:AlternateContent>
      </w:r>
      <w:r>
        <w:rPr>
          <w:noProof/>
        </w:rPr>
        <mc:AlternateContent>
          <mc:Choice Requires="wps">
            <w:drawing>
              <wp:anchor distT="45720" distB="45720" distL="114300" distR="114300" simplePos="0" relativeHeight="251659264" behindDoc="0" locked="0" layoutInCell="1" hidden="0" allowOverlap="1">
                <wp:simplePos x="0" y="0"/>
                <wp:positionH relativeFrom="column">
                  <wp:posOffset>3679825</wp:posOffset>
                </wp:positionH>
                <wp:positionV relativeFrom="paragraph">
                  <wp:posOffset>3492128</wp:posOffset>
                </wp:positionV>
                <wp:extent cx="2363470" cy="3131185"/>
                <wp:effectExtent l="0" t="0" r="0" b="0"/>
                <wp:wrapSquare wrapText="bothSides" distT="45720" distB="45720" distL="114300" distR="114300"/>
                <wp:docPr id="397041610" name="Cuadro de texto 397041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3F67A131" w14:textId="77777777" w:rsidR="00FA37F9" w:rsidRDefault="00FA37F9" w:rsidP="008E1079">
                            <w:r>
                              <w:rPr>
                                <w:noProof/>
                              </w:rPr>
                              <w:drawing>
                                <wp:inline distT="0" distB="0" distL="0" distR="0">
                                  <wp:extent cx="1891937" cy="2769079"/>
                                  <wp:effectExtent l="190500" t="190500" r="184785" b="1841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pic:spPr>
                                      </pic:pic>
                                    </a:graphicData>
                                  </a:graphic>
                                </wp:inline>
                              </w:drawing>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Cuadro de texto 397041610" o:spid="_x0000_s1027" type="#_x0000_t202" style="position:absolute;left:0;text-align:left;margin-left:289.75pt;margin-top:274.95pt;width:186.1pt;height:246.5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" stroked="f">
                <v:textbox>
                  <w:txbxContent>
                    <w:p w14:paraId="3F67A131" w14:textId="77777777" w:rsidR="00FA37F9" w:rsidRDefault="00FA37F9" w:rsidP="008E1079">
                      <w:r>
                        <w:rPr>
                          <w:noProof/>
                        </w:rPr>
                        <w:drawing>
                          <wp:inline distT="0" distB="0" distL="0" distR="0">
                            <wp:extent cx="1891937" cy="2769079"/>
                            <wp:effectExtent l="190500" t="190500" r="184785" b="1841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60288" behindDoc="0" locked="0" layoutInCell="1" hidden="0" allowOverlap="1">
                <wp:simplePos x="0" y="0"/>
                <wp:positionH relativeFrom="column">
                  <wp:posOffset>3671570</wp:posOffset>
                </wp:positionH>
                <wp:positionV relativeFrom="paragraph">
                  <wp:posOffset>188859</wp:posOffset>
                </wp:positionV>
                <wp:extent cx="2397760" cy="3096260"/>
                <wp:effectExtent l="0" t="0" r="0" b="0"/>
                <wp:wrapSquare wrapText="bothSides" distT="45720" distB="45720" distL="114300" distR="114300"/>
                <wp:docPr id="397041611" name="Cuadro de texto 397041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74C72211" w14:textId="77777777" w:rsidR="00FA37F9" w:rsidRDefault="00FA37F9" w:rsidP="008E1079">
                            <w:r>
                              <w:rPr>
                                <w:noProof/>
                              </w:rPr>
                              <w:drawing>
                                <wp:inline distT="0" distB="0" distL="0" distR="0">
                                  <wp:extent cx="1899620" cy="2789125"/>
                                  <wp:effectExtent l="190500" t="190500" r="196215" b="1828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Cuadro de texto 397041611" o:spid="_x0000_s1028" type="#_x0000_t202" style="position:absolute;left:0;text-align:left;margin-left:289.1pt;margin-top:14.85pt;width:188.8pt;height:243.8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" stroked="f">
                <v:textbox>
                  <w:txbxContent>
                    <w:p w14:paraId="74C72211" w14:textId="77777777" w:rsidR="00FA37F9" w:rsidRDefault="00FA37F9" w:rsidP="008E1079">
                      <w:r>
                        <w:rPr>
                          <w:noProof/>
                        </w:rPr>
                        <w:drawing>
                          <wp:inline distT="0" distB="0" distL="0" distR="0">
                            <wp:extent cx="1899620" cy="2789125"/>
                            <wp:effectExtent l="190500" t="190500" r="196215" b="1828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pic:spPr>
                                </pic:pic>
                              </a:graphicData>
                            </a:graphic>
                          </wp:inline>
                        </w:drawing>
                      </w:r>
                    </w:p>
                  </w:txbxContent>
                </v:textbox>
                <w10:wrap type="square"/>
              </v:shape>
            </w:pict>
          </mc:Fallback>
        </mc:AlternateContent>
      </w:r>
    </w:p>
    <w:p w14:paraId="0000029A" w14:textId="77777777" w:rsidR="00D1038E" w:rsidRDefault="00D1038E">
      <w:pPr>
        <w:ind w:firstLine="708"/>
        <w:jc w:val="right"/>
      </w:pPr>
    </w:p>
    <w:p w14:paraId="0000029B" w14:textId="77777777" w:rsidR="00D1038E" w:rsidRDefault="00D1038E">
      <w:pPr>
        <w:ind w:firstLine="708"/>
      </w:pPr>
    </w:p>
    <w:p w14:paraId="0000029C" w14:textId="77777777" w:rsidR="00D1038E" w:rsidRDefault="00D1038E">
      <w:pPr>
        <w:ind w:firstLine="708"/>
        <w:jc w:val="center"/>
      </w:pPr>
    </w:p>
    <w:p w14:paraId="0000029D" w14:textId="77777777" w:rsidR="00D1038E" w:rsidRDefault="008E1079">
      <w:pPr>
        <w:spacing w:after="160" w:line="259" w:lineRule="auto"/>
        <w:jc w:val="left"/>
        <w:rPr>
          <w:b/>
        </w:rPr>
      </w:pPr>
      <w:r>
        <w:lastRenderedPageBreak/>
        <w:br w:type="page"/>
      </w:r>
    </w:p>
    <w:p w14:paraId="0000029E" w14:textId="77777777" w:rsidR="00D1038E" w:rsidRDefault="008E1079">
      <w:pPr>
        <w:pStyle w:val="Ttulo2"/>
      </w:pPr>
      <w:bookmarkStart w:id="99" w:name="_Toc183124273"/>
      <w:r>
        <w:lastRenderedPageBreak/>
        <w:t>Anexo 8. Copiar y pegar sin formato</w:t>
      </w:r>
      <w:bookmarkEnd w:id="99"/>
    </w:p>
    <w:p w14:paraId="0000029F" w14:textId="77777777" w:rsidR="00D1038E" w:rsidRDefault="00D1038E">
      <w:pPr>
        <w:ind w:firstLine="708"/>
        <w:jc w:val="center"/>
      </w:pPr>
    </w:p>
    <w:p w14:paraId="000002A0" w14:textId="77777777" w:rsidR="00D1038E" w:rsidRDefault="008E1079">
      <w:pPr>
        <w:ind w:firstLine="708"/>
      </w:pPr>
      <w:r>
        <w:t>En ocasiones copiamos y pegamos objetos o texto desde páginas web u otras fuentes hacia Word con el conocido Ctrl + C y Ctrl + V; sin embargo, se conservan colores, tipos de letras, tablas, y otros formatos indeseados. Para pegar solo el texto y sin formato alguno, clic derecho &gt; “Mantener solo texto (T)”</w:t>
      </w:r>
    </w:p>
    <w:p w14:paraId="000002A1" w14:textId="77777777" w:rsidR="00D1038E" w:rsidRDefault="00D1038E">
      <w:pPr>
        <w:ind w:firstLine="708"/>
      </w:pPr>
    </w:p>
    <w:p w14:paraId="000002A2" w14:textId="77777777" w:rsidR="00D1038E" w:rsidRDefault="008E1079">
      <w:pPr>
        <w:ind w:firstLine="708"/>
        <w:jc w:val="center"/>
      </w:pPr>
      <w:r>
        <w:rPr>
          <w:noProof/>
        </w:rPr>
        <w:drawing>
          <wp:inline distT="0" distB="0" distL="0" distR="0">
            <wp:extent cx="2785933" cy="3866192"/>
            <wp:effectExtent l="0" t="0" r="0" b="0"/>
            <wp:docPr id="3970416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l="46334" t="41942" r="37033" b="17018"/>
                    <a:stretch>
                      <a:fillRect/>
                    </a:stretch>
                  </pic:blipFill>
                  <pic:spPr>
                    <a:xfrm>
                      <a:off x="0" y="0"/>
                      <a:ext cx="2785933" cy="3866192"/>
                    </a:xfrm>
                    <a:prstGeom prst="rect">
                      <a:avLst/>
                    </a:prstGeom>
                    <a:ln/>
                  </pic:spPr>
                </pic:pic>
              </a:graphicData>
            </a:graphic>
          </wp:inline>
        </w:drawing>
      </w:r>
    </w:p>
    <w:p w14:paraId="000002A3" w14:textId="77777777" w:rsidR="00D1038E" w:rsidRDefault="008E1079">
      <w:pPr>
        <w:spacing w:after="160" w:line="259" w:lineRule="auto"/>
        <w:jc w:val="left"/>
      </w:pPr>
      <w:r>
        <w:br w:type="page"/>
      </w:r>
    </w:p>
    <w:p w14:paraId="000002A4" w14:textId="77777777" w:rsidR="00D1038E" w:rsidRDefault="008E1079">
      <w:pPr>
        <w:pStyle w:val="Ttulo2"/>
      </w:pPr>
      <w:bookmarkStart w:id="100" w:name="_Toc183124274"/>
      <w:r>
        <w:lastRenderedPageBreak/>
        <w:t>Anexo 9. Comparar dos documentos</w:t>
      </w:r>
      <w:bookmarkEnd w:id="100"/>
    </w:p>
    <w:p w14:paraId="000002A5" w14:textId="77777777" w:rsidR="00D1038E" w:rsidRDefault="00D1038E">
      <w:pPr>
        <w:ind w:firstLine="708"/>
        <w:jc w:val="left"/>
      </w:pPr>
    </w:p>
    <w:p w14:paraId="000002A6" w14:textId="77777777" w:rsidR="00D1038E" w:rsidRDefault="008E1079">
      <w:pPr>
        <w:ind w:firstLine="708"/>
      </w:pPr>
      <w:r>
        <w: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t>
      </w:r>
    </w:p>
    <w:p w14:paraId="000002A7" w14:textId="77777777" w:rsidR="00D1038E" w:rsidRDefault="008E1079">
      <w:pPr>
        <w:ind w:firstLine="708"/>
        <w:jc w:val="center"/>
      </w:pPr>
      <w:r>
        <w:rPr>
          <w:noProof/>
        </w:rPr>
        <w:drawing>
          <wp:inline distT="0" distB="0" distL="0" distR="0">
            <wp:extent cx="1394307" cy="1216311"/>
            <wp:effectExtent l="0" t="0" r="0" b="0"/>
            <wp:docPr id="3970416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l="66701" t="10259" r="17345" b="64997"/>
                    <a:stretch>
                      <a:fillRect/>
                    </a:stretch>
                  </pic:blipFill>
                  <pic:spPr>
                    <a:xfrm>
                      <a:off x="0" y="0"/>
                      <a:ext cx="1394307" cy="1216311"/>
                    </a:xfrm>
                    <a:prstGeom prst="rect">
                      <a:avLst/>
                    </a:prstGeom>
                    <a:ln/>
                  </pic:spPr>
                </pic:pic>
              </a:graphicData>
            </a:graphic>
          </wp:inline>
        </w:drawing>
      </w:r>
    </w:p>
    <w:p w14:paraId="000002A8" w14:textId="77777777" w:rsidR="00D1038E" w:rsidRDefault="008E1079">
      <w:pPr>
        <w:ind w:firstLine="708"/>
      </w:pPr>
      <w:r>
        <w:t>Busca la ruta en tu dispositivo donde se encuentra el documento original (izquierda) y luego el mismo procedimiento con el documento revisado (derecha). &gt; clic en Aceptar.</w:t>
      </w:r>
    </w:p>
    <w:p w14:paraId="000002A9" w14:textId="77777777" w:rsidR="00D1038E" w:rsidRDefault="008E1079">
      <w:pPr>
        <w:ind w:firstLine="708"/>
        <w:jc w:val="center"/>
      </w:pPr>
      <w:r>
        <w:rPr>
          <w:noProof/>
        </w:rPr>
        <w:drawing>
          <wp:inline distT="0" distB="0" distL="0" distR="0">
            <wp:extent cx="2883893" cy="922260"/>
            <wp:effectExtent l="0" t="0" r="0" b="0"/>
            <wp:docPr id="3970416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l="33265" t="41038" r="33300" b="39952"/>
                    <a:stretch>
                      <a:fillRect/>
                    </a:stretch>
                  </pic:blipFill>
                  <pic:spPr>
                    <a:xfrm>
                      <a:off x="0" y="0"/>
                      <a:ext cx="2883893" cy="922260"/>
                    </a:xfrm>
                    <a:prstGeom prst="rect">
                      <a:avLst/>
                    </a:prstGeom>
                    <a:ln/>
                  </pic:spPr>
                </pic:pic>
              </a:graphicData>
            </a:graphic>
          </wp:inline>
        </w:drawing>
      </w:r>
    </w:p>
    <w:p w14:paraId="000002AA" w14:textId="77777777" w:rsidR="00D1038E" w:rsidRDefault="008E1079">
      <w:pPr>
        <w:ind w:firstLine="708"/>
      </w:pPr>
      <w:r>
        <w:t>Posteriormente aparece el informe con la cantidad de revisiones hechas en el documento:</w:t>
      </w:r>
    </w:p>
    <w:p w14:paraId="000002AB" w14:textId="77777777" w:rsidR="00D1038E" w:rsidRDefault="008E1079">
      <w:pPr>
        <w:ind w:firstLine="708"/>
        <w:jc w:val="center"/>
      </w:pPr>
      <w:r>
        <w:t xml:space="preserve"> </w:t>
      </w:r>
      <w:r>
        <w:rPr>
          <w:noProof/>
        </w:rPr>
        <w:drawing>
          <wp:inline distT="0" distB="0" distL="0" distR="0">
            <wp:extent cx="4224272" cy="2163793"/>
            <wp:effectExtent l="88900" t="88900" r="88900" b="88900"/>
            <wp:docPr id="3970416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4224272" cy="2163793"/>
                    </a:xfrm>
                    <a:prstGeom prst="rect">
                      <a:avLst/>
                    </a:prstGeom>
                    <a:ln w="88900">
                      <a:solidFill>
                        <a:srgbClr val="FFFFFF"/>
                      </a:solidFill>
                      <a:prstDash val="solid"/>
                    </a:ln>
                  </pic:spPr>
                </pic:pic>
              </a:graphicData>
            </a:graphic>
          </wp:inline>
        </w:drawing>
      </w:r>
    </w:p>
    <w:p w14:paraId="000002AC" w14:textId="77777777" w:rsidR="00D1038E" w:rsidRDefault="008E1079">
      <w:pPr>
        <w:spacing w:after="160" w:line="259" w:lineRule="auto"/>
        <w:jc w:val="left"/>
      </w:pPr>
      <w:r>
        <w:br w:type="page"/>
      </w:r>
    </w:p>
    <w:p w14:paraId="000002AD" w14:textId="77777777" w:rsidR="00D1038E" w:rsidRDefault="008E1079">
      <w:pPr>
        <w:pStyle w:val="Ttulo2"/>
      </w:pPr>
      <w:bookmarkStart w:id="101" w:name="_Toc183124275"/>
      <w:r>
        <w:lastRenderedPageBreak/>
        <w:t>Anexo 10. Control de cambios</w:t>
      </w:r>
      <w:bookmarkEnd w:id="101"/>
    </w:p>
    <w:p w14:paraId="000002AE" w14:textId="77777777" w:rsidR="00D1038E" w:rsidRDefault="00D1038E">
      <w:pPr>
        <w:ind w:firstLine="708"/>
        <w:jc w:val="center"/>
      </w:pPr>
    </w:p>
    <w:p w14:paraId="000002AF" w14:textId="77777777" w:rsidR="00D1038E" w:rsidRDefault="008E1079">
      <w:pPr>
        <w:ind w:firstLine="708"/>
      </w:pPr>
      <w:r>
        <w: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t>
      </w:r>
    </w:p>
    <w:p w14:paraId="000002B0" w14:textId="77777777" w:rsidR="00D1038E" w:rsidRDefault="00D1038E">
      <w:pPr>
        <w:ind w:firstLine="708"/>
      </w:pPr>
    </w:p>
    <w:p w14:paraId="000002B1" w14:textId="77777777" w:rsidR="00D1038E" w:rsidRDefault="008E1079">
      <w:r>
        <w:rPr>
          <w:b/>
        </w:rPr>
        <w:t>Modo asesor:</w:t>
      </w:r>
      <w:r>
        <w:t xml:space="preserve"> el asesor corrige los errores; es visible lo que se pretende eliminar con tachado guion medio (color rojo) y la sugerencia con guion bajo (color verde):</w:t>
      </w:r>
    </w:p>
    <w:p w14:paraId="000002B2" w14:textId="77777777" w:rsidR="00D1038E" w:rsidRDefault="008E1079">
      <w:pPr>
        <w:ind w:firstLine="708"/>
        <w:jc w:val="center"/>
      </w:pPr>
      <w:r>
        <w:rPr>
          <w:noProof/>
        </w:rPr>
        <w:drawing>
          <wp:inline distT="0" distB="0" distL="0" distR="0">
            <wp:extent cx="4434201" cy="2002186"/>
            <wp:effectExtent l="0" t="0" r="0" b="0"/>
            <wp:docPr id="3970416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l="31229" t="8198" r="30977" b="61460"/>
                    <a:stretch>
                      <a:fillRect/>
                    </a:stretch>
                  </pic:blipFill>
                  <pic:spPr>
                    <a:xfrm>
                      <a:off x="0" y="0"/>
                      <a:ext cx="4434201" cy="2002186"/>
                    </a:xfrm>
                    <a:prstGeom prst="rect">
                      <a:avLst/>
                    </a:prstGeom>
                    <a:ln/>
                  </pic:spPr>
                </pic:pic>
              </a:graphicData>
            </a:graphic>
          </wp:inline>
        </w:drawing>
      </w:r>
    </w:p>
    <w:p w14:paraId="000002B3" w14:textId="77777777" w:rsidR="00D1038E" w:rsidRDefault="008E1079">
      <w:r>
        <w:rPr>
          <w:b/>
        </w:rPr>
        <w:t>Modo estudiante:</w:t>
      </w:r>
      <w:r>
        <w:t xml:space="preserve"> estudiante recibe archivo con sugerencias (el botón “Control de cambios” debe estar activo), clic en “Siguiente” y tiene la opción de “Aceptar” o “Rechazar” una a una las sugerencias visibles del asesor. </w:t>
      </w:r>
    </w:p>
    <w:p w14:paraId="000002B4" w14:textId="77777777" w:rsidR="00D1038E" w:rsidRDefault="008E1079">
      <w:pPr>
        <w:ind w:firstLine="708"/>
        <w:jc w:val="center"/>
      </w:pPr>
      <w:r>
        <w:rPr>
          <w:noProof/>
        </w:rPr>
        <w:drawing>
          <wp:inline distT="0" distB="0" distL="0" distR="0">
            <wp:extent cx="4662073" cy="1779502"/>
            <wp:effectExtent l="0" t="0" r="0" b="0"/>
            <wp:docPr id="3970416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l="31227" t="7925" r="24065" b="61736"/>
                    <a:stretch>
                      <a:fillRect/>
                    </a:stretch>
                  </pic:blipFill>
                  <pic:spPr>
                    <a:xfrm>
                      <a:off x="0" y="0"/>
                      <a:ext cx="4662073" cy="1779502"/>
                    </a:xfrm>
                    <a:prstGeom prst="rect">
                      <a:avLst/>
                    </a:prstGeom>
                    <a:ln/>
                  </pic:spPr>
                </pic:pic>
              </a:graphicData>
            </a:graphic>
          </wp:inline>
        </w:drawing>
      </w:r>
    </w:p>
    <w:p w14:paraId="000002B5" w14:textId="77777777" w:rsidR="00D1038E" w:rsidRDefault="008E1079">
      <w:pPr>
        <w:spacing w:after="160" w:line="259" w:lineRule="auto"/>
        <w:jc w:val="left"/>
      </w:pPr>
      <w:r>
        <w:br w:type="page"/>
      </w:r>
    </w:p>
    <w:p w14:paraId="000002B6" w14:textId="77777777" w:rsidR="00D1038E" w:rsidRDefault="008E1079">
      <w:pPr>
        <w:pStyle w:val="Ttulo2"/>
      </w:pPr>
      <w:bookmarkStart w:id="102" w:name="_Toc183124276"/>
      <w:r>
        <w:lastRenderedPageBreak/>
        <w:t>Anexo 11. Insertar salto de página</w:t>
      </w:r>
      <w:bookmarkEnd w:id="102"/>
    </w:p>
    <w:p w14:paraId="000002B7" w14:textId="77777777" w:rsidR="00D1038E" w:rsidRDefault="00D1038E">
      <w:pPr>
        <w:ind w:firstLine="708"/>
        <w:jc w:val="center"/>
      </w:pPr>
    </w:p>
    <w:p w14:paraId="000002B8" w14:textId="77777777" w:rsidR="00D1038E" w:rsidRDefault="008E1079">
      <w:pPr>
        <w:ind w:firstLine="708"/>
      </w:pPr>
      <w:r>
        <w:t>Existe una sencilla función llamada “Salto de página” que ahorra tiempo en la estructura del texto, cuando se requiere iniciar en una nueva página en blanco, sin necesidad de insertar “Enter” una y otra vez en cada línea: Insertar &gt; Salto de página. Su método abreviado con el teclado es: Ctrl + Enter.</w:t>
      </w:r>
    </w:p>
    <w:p w14:paraId="000002B9" w14:textId="77777777" w:rsidR="00D1038E" w:rsidRDefault="008E1079">
      <w:pPr>
        <w:ind w:firstLine="708"/>
        <w:jc w:val="center"/>
      </w:pPr>
      <w:r>
        <w:rPr>
          <w:noProof/>
        </w:rPr>
        <w:drawing>
          <wp:inline distT="0" distB="0" distL="0" distR="0">
            <wp:extent cx="2037579" cy="1061366"/>
            <wp:effectExtent l="0" t="0" r="0" b="0"/>
            <wp:docPr id="3970416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t="7485" r="87109" b="80576"/>
                    <a:stretch>
                      <a:fillRect/>
                    </a:stretch>
                  </pic:blipFill>
                  <pic:spPr>
                    <a:xfrm>
                      <a:off x="0" y="0"/>
                      <a:ext cx="2037579" cy="1061366"/>
                    </a:xfrm>
                    <a:prstGeom prst="rect">
                      <a:avLst/>
                    </a:prstGeom>
                    <a:ln/>
                  </pic:spPr>
                </pic:pic>
              </a:graphicData>
            </a:graphic>
          </wp:inline>
        </w:drawing>
      </w:r>
    </w:p>
    <w:p w14:paraId="000002BA" w14:textId="77777777" w:rsidR="00D1038E" w:rsidRDefault="008E1079">
      <w:pPr>
        <w:spacing w:after="160" w:line="259" w:lineRule="auto"/>
        <w:jc w:val="left"/>
      </w:pPr>
      <w:r>
        <w:br w:type="page"/>
      </w:r>
    </w:p>
    <w:p w14:paraId="000002BB" w14:textId="77777777" w:rsidR="00D1038E" w:rsidRDefault="008E1079">
      <w:pPr>
        <w:pStyle w:val="Ttulo2"/>
      </w:pPr>
      <w:bookmarkStart w:id="103" w:name="_Toc183124277"/>
      <w:r>
        <w:lastRenderedPageBreak/>
        <w:t>Anexo 12. Recortar y abreviar direcciones web largas</w:t>
      </w:r>
      <w:bookmarkEnd w:id="103"/>
    </w:p>
    <w:p w14:paraId="000002BC" w14:textId="77777777" w:rsidR="00D1038E" w:rsidRDefault="00D1038E">
      <w:pPr>
        <w:ind w:firstLine="708"/>
        <w:jc w:val="left"/>
      </w:pPr>
    </w:p>
    <w:p w14:paraId="000002BD" w14:textId="77777777" w:rsidR="00D1038E" w:rsidRDefault="008E1079">
      <w:pPr>
        <w:ind w:firstLine="708"/>
      </w:pPr>
      <w:r>
        <w:t>Eventualmente utilizamos páginas web, imágenes, documentos en línea, entre otros, y es necesario citarlas o mencionarlas en el texto; sin embargo, esos enlaces son supremamente largos, lo que le resta estética a la presentación del documento, ejemplo:</w:t>
      </w:r>
    </w:p>
    <w:p w14:paraId="000002BE" w14:textId="77777777" w:rsidR="00D1038E" w:rsidRDefault="00D1038E">
      <w:pPr>
        <w:ind w:firstLine="708"/>
      </w:pPr>
    </w:p>
    <w:p w14:paraId="000002BF" w14:textId="77777777" w:rsidR="00D1038E" w:rsidRDefault="008E1079">
      <w:pPr>
        <w:jc w:val="left"/>
      </w:pPr>
      <w:r>
        <w:rPr>
          <w:b/>
        </w:rPr>
        <w:t>Largo</w:t>
      </w:r>
      <w:r>
        <w:t>: https://www.youtube.com/watch?reload=9&amp;v=tRH59E1aybE&amp;feature=youtu.be</w:t>
      </w:r>
    </w:p>
    <w:p w14:paraId="000002C0" w14:textId="77777777" w:rsidR="00D1038E" w:rsidRDefault="008E1079">
      <w:r>
        <w:rPr>
          <w:b/>
        </w:rPr>
        <w:t>Corto</w:t>
      </w:r>
      <w:r>
        <w:t>: https://bit.ly/3abhsgE</w:t>
      </w:r>
    </w:p>
    <w:p w14:paraId="000002C1" w14:textId="77777777" w:rsidR="00D1038E" w:rsidRDefault="00D1038E">
      <w:pPr>
        <w:ind w:firstLine="708"/>
      </w:pPr>
    </w:p>
    <w:p w14:paraId="000002C2" w14:textId="77777777" w:rsidR="00D1038E" w:rsidRDefault="008E1079">
      <w:pPr>
        <w:ind w:firstLine="708"/>
      </w:pPr>
      <w:r>
        <w:t>Utiliza una herramienta en línea para hacer de este enlace mucho más corto. Existe gran variedad de ellos, recomendamos algunos.</w:t>
      </w:r>
    </w:p>
    <w:p w14:paraId="000002C3" w14:textId="77777777" w:rsidR="00D1038E" w:rsidRDefault="00D1038E">
      <w:pPr>
        <w:ind w:firstLine="708"/>
      </w:pPr>
    </w:p>
    <w:p w14:paraId="000002C4" w14:textId="77777777" w:rsidR="00D1038E" w:rsidRDefault="008E1079">
      <w:pPr>
        <w:spacing w:line="240" w:lineRule="auto"/>
        <w:jc w:val="left"/>
      </w:pPr>
      <w:r>
        <w:t>https://cutt.ly/</w:t>
      </w:r>
      <w:r>
        <w:tab/>
      </w:r>
      <w:r>
        <w:tab/>
        <w:t>https://bitly.com/</w:t>
      </w:r>
      <w:r>
        <w:tab/>
        <w:t xml:space="preserve"> </w:t>
      </w:r>
      <w:r>
        <w:tab/>
        <w:t>https://tiny.cc/</w:t>
      </w:r>
      <w:r>
        <w:tab/>
      </w:r>
      <w:r>
        <w:tab/>
        <w:t>https://tinyurl.com/</w:t>
      </w:r>
    </w:p>
    <w:p w14:paraId="000002C5" w14:textId="77777777" w:rsidR="00D1038E" w:rsidRDefault="00D1038E">
      <w:pPr>
        <w:jc w:val="center"/>
      </w:pPr>
    </w:p>
    <w:p w14:paraId="000002C6" w14:textId="77777777" w:rsidR="00D1038E" w:rsidRDefault="008E1079">
      <w:pPr>
        <w:jc w:val="center"/>
      </w:pPr>
      <w:r>
        <w:t>Ejemplo realizado con Bitly https://bitly.com/</w:t>
      </w:r>
    </w:p>
    <w:p w14:paraId="000002C7" w14:textId="77777777" w:rsidR="00D1038E" w:rsidRDefault="008E1079">
      <w:pPr>
        <w:pBdr>
          <w:top w:val="nil"/>
          <w:left w:val="nil"/>
          <w:bottom w:val="nil"/>
          <w:right w:val="nil"/>
          <w:between w:val="nil"/>
        </w:pBdr>
        <w:ind w:firstLine="709"/>
        <w:rPr>
          <w:color w:val="000000"/>
        </w:rPr>
      </w:pPr>
      <w:bookmarkStart w:id="104" w:name="_heading=h.haapch" w:colFirst="0" w:colLast="0"/>
      <w:bookmarkEnd w:id="104"/>
      <w:r>
        <w:rPr>
          <w:color w:val="000000"/>
        </w:rPr>
        <w:t>Copiar y pega la URL larga en la casilla Shorten your link &gt; Clic en Shorten &gt; Posteriormente aparece la nueva URL corta &gt; Clic en Copy &gt; Pégala en el lugar del texto que la necesites.</w:t>
      </w:r>
    </w:p>
    <w:sectPr w:rsidR="00D1038E">
      <w:type w:val="continuous"/>
      <w:pgSz w:w="12240" w:h="15840"/>
      <w:pgMar w:top="1418" w:right="1418" w:bottom="1418" w:left="1418" w:header="709" w:footer="709"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Author" w:date="2023-10-27T23:34:00Z" w:initials="">
    <w:p w14:paraId="000002CC" w14:textId="77777777" w:rsidR="00FA37F9" w:rsidRDefault="00FA37F9">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Apellidos de los estudiantes</w:t>
      </w:r>
    </w:p>
  </w:comment>
  <w:comment w:id="8" w:author="Author" w:date="2023-10-27T23:34:00Z" w:initials="">
    <w:p w14:paraId="000002CF" w14:textId="77777777" w:rsidR="00FA37F9" w:rsidRDefault="00FA37F9">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Actualizar el número de su cohorte</w:t>
      </w:r>
    </w:p>
  </w:comment>
  <w:comment w:id="12" w:author="Author" w:date="2023-10-27T23:34:00Z" w:initials="">
    <w:p w14:paraId="000002CD" w14:textId="77777777" w:rsidR="00FA37F9" w:rsidRDefault="00FA37F9">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Actualizar el encabezado del documento.</w:t>
      </w:r>
    </w:p>
  </w:comment>
  <w:comment w:id="17" w:author="Author" w:date="2023-10-27T23:34:00Z" w:initials="">
    <w:p w14:paraId="000002CB" w14:textId="77777777" w:rsidR="00FA37F9" w:rsidRDefault="00FA37F9">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Los repositorio de cada estudiante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2CC" w15:done="0"/>
  <w15:commentEx w15:paraId="000002CF" w15:done="0"/>
  <w15:commentEx w15:paraId="000002CD" w15:done="0"/>
  <w15:commentEx w15:paraId="000002C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ED5AC8" w14:textId="77777777" w:rsidR="00061C1A" w:rsidRDefault="00061C1A">
      <w:pPr>
        <w:spacing w:line="240" w:lineRule="auto"/>
      </w:pPr>
      <w:r>
        <w:separator/>
      </w:r>
    </w:p>
  </w:endnote>
  <w:endnote w:type="continuationSeparator" w:id="0">
    <w:p w14:paraId="1CB62D2A" w14:textId="77777777" w:rsidR="00061C1A" w:rsidRDefault="00061C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BD3026" w14:textId="77777777" w:rsidR="00061C1A" w:rsidRDefault="00061C1A">
      <w:pPr>
        <w:spacing w:line="240" w:lineRule="auto"/>
      </w:pPr>
      <w:r>
        <w:separator/>
      </w:r>
    </w:p>
  </w:footnote>
  <w:footnote w:type="continuationSeparator" w:id="0">
    <w:p w14:paraId="28539C8E" w14:textId="77777777" w:rsidR="00061C1A" w:rsidRDefault="00061C1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2C8" w14:textId="77777777" w:rsidR="00FA37F9" w:rsidRDefault="00FA37F9">
    <w:pPr>
      <w:pBdr>
        <w:top w:val="nil"/>
        <w:left w:val="nil"/>
        <w:bottom w:val="nil"/>
        <w:right w:val="nil"/>
        <w:between w:val="nil"/>
      </w:pBdr>
      <w:tabs>
        <w:tab w:val="center" w:pos="4419"/>
        <w:tab w:val="right" w:pos="8838"/>
      </w:tabs>
      <w:spacing w:line="240" w:lineRule="auto"/>
      <w:jc w:val="left"/>
      <w:rPr>
        <w:color w:val="000000"/>
        <w:sz w:val="20"/>
        <w:szCs w:val="20"/>
      </w:rPr>
    </w:pPr>
    <w:bookmarkStart w:id="92" w:name="_heading=h.319y80a" w:colFirst="0" w:colLast="0"/>
    <w:bookmarkEnd w:id="92"/>
    <w:r>
      <w:rPr>
        <w:color w:val="000000"/>
        <w:sz w:val="20"/>
        <w:szCs w:val="20"/>
      </w:rPr>
      <w:t>ARCHIVO FOTOGRÁFICO DE LA UNIVERSIDAD DE ANTIOQUIA: VALORACIÓN HISTÓRICA...</w:t>
    </w:r>
    <w:r>
      <w:rPr>
        <w:color w:val="000000"/>
      </w:rPr>
      <w:tab/>
    </w:r>
    <w:r>
      <w:rPr>
        <w:color w:val="00000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251A70">
      <w:rPr>
        <w:noProof/>
        <w:color w:val="000000"/>
        <w:sz w:val="20"/>
        <w:szCs w:val="20"/>
      </w:rPr>
      <w:t>21</w:t>
    </w:r>
    <w:r>
      <w:rPr>
        <w:color w:val="000000"/>
        <w:sz w:val="20"/>
        <w:szCs w:val="20"/>
      </w:rPr>
      <w:fldChar w:fldCharType="end"/>
    </w:r>
  </w:p>
  <w:p w14:paraId="000002C9" w14:textId="77777777" w:rsidR="00FA37F9" w:rsidRDefault="00FA37F9">
    <w:pPr>
      <w:pBdr>
        <w:top w:val="nil"/>
        <w:left w:val="nil"/>
        <w:bottom w:val="nil"/>
        <w:right w:val="nil"/>
        <w:between w:val="nil"/>
      </w:pBdr>
      <w:tabs>
        <w:tab w:val="center" w:pos="4419"/>
        <w:tab w:val="right" w:pos="8838"/>
      </w:tabs>
      <w:spacing w:line="240" w:lineRule="auto"/>
      <w:jc w:val="left"/>
      <w:rPr>
        <w:color w:val="000000"/>
        <w:sz w:val="20"/>
        <w:szCs w:val="20"/>
      </w:rPr>
    </w:pPr>
    <w:bookmarkStart w:id="93" w:name="_heading=h.1gf8i83" w:colFirst="0" w:colLast="0"/>
    <w:bookmarkEnd w:id="93"/>
    <w:r>
      <w:pict w14:anchorId="0E6F66C0">
        <v:rect id="_x0000_i1025" style="width:0;height:1.5pt" o:hralign="center" o:hrstd="t" o:hr="t" fillcolor="#a0a0a0" stroked="f"/>
      </w:pict>
    </w:r>
  </w:p>
  <w:p w14:paraId="000002CA" w14:textId="77777777" w:rsidR="00FA37F9" w:rsidRDefault="00FA37F9">
    <w:pPr>
      <w:tabs>
        <w:tab w:val="left" w:pos="6437"/>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F7805"/>
    <w:multiLevelType w:val="multilevel"/>
    <w:tmpl w:val="306E49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D762B10"/>
    <w:multiLevelType w:val="multilevel"/>
    <w:tmpl w:val="79AE784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nsid w:val="40C75F00"/>
    <w:multiLevelType w:val="hybridMultilevel"/>
    <w:tmpl w:val="AE160A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nsid w:val="440066E7"/>
    <w:multiLevelType w:val="hybridMultilevel"/>
    <w:tmpl w:val="09D45E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48605487"/>
    <w:multiLevelType w:val="multilevel"/>
    <w:tmpl w:val="EE7008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05F208B"/>
    <w:multiLevelType w:val="multilevel"/>
    <w:tmpl w:val="5FFA5A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58433E6B"/>
    <w:multiLevelType w:val="multilevel"/>
    <w:tmpl w:val="A4A61D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59141B93"/>
    <w:multiLevelType w:val="multilevel"/>
    <w:tmpl w:val="F50ED0E2"/>
    <w:lvl w:ilvl="0">
      <w:start w:val="1"/>
      <w:numFmt w:val="decimal"/>
      <w:lvlText w:val="%1."/>
      <w:lvlJc w:val="left"/>
      <w:pPr>
        <w:ind w:left="360" w:hanging="360"/>
      </w:pPr>
    </w:lvl>
    <w:lvl w:ilvl="1">
      <w:start w:val="1"/>
      <w:numFmt w:val="decimal"/>
      <w:lvlText w:val="%1.%2."/>
      <w:lvlJc w:val="left"/>
      <w:pPr>
        <w:ind w:left="360" w:hanging="360"/>
      </w:pPr>
      <w:rPr>
        <w:b/>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70FB19AF"/>
    <w:multiLevelType w:val="multilevel"/>
    <w:tmpl w:val="F91ADE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2EB787B"/>
    <w:multiLevelType w:val="multilevel"/>
    <w:tmpl w:val="95DCBE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8"/>
  </w:num>
  <w:num w:numId="3">
    <w:abstractNumId w:val="5"/>
  </w:num>
  <w:num w:numId="4">
    <w:abstractNumId w:val="6"/>
  </w:num>
  <w:num w:numId="5">
    <w:abstractNumId w:val="0"/>
  </w:num>
  <w:num w:numId="6">
    <w:abstractNumId w:val="1"/>
  </w:num>
  <w:num w:numId="7">
    <w:abstractNumId w:val="7"/>
  </w:num>
  <w:num w:numId="8">
    <w:abstractNumId w:val="9"/>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38E"/>
    <w:rsid w:val="000353D4"/>
    <w:rsid w:val="00061C1A"/>
    <w:rsid w:val="00071853"/>
    <w:rsid w:val="000A688D"/>
    <w:rsid w:val="000B7A44"/>
    <w:rsid w:val="00134C92"/>
    <w:rsid w:val="00137CB7"/>
    <w:rsid w:val="00150CE7"/>
    <w:rsid w:val="001530F5"/>
    <w:rsid w:val="00165FEC"/>
    <w:rsid w:val="001A5DDC"/>
    <w:rsid w:val="001B0E8F"/>
    <w:rsid w:val="001D439E"/>
    <w:rsid w:val="001E579D"/>
    <w:rsid w:val="002151EA"/>
    <w:rsid w:val="00251A70"/>
    <w:rsid w:val="00266009"/>
    <w:rsid w:val="00271B0F"/>
    <w:rsid w:val="00272141"/>
    <w:rsid w:val="002821DF"/>
    <w:rsid w:val="002A3570"/>
    <w:rsid w:val="002C48D2"/>
    <w:rsid w:val="00316AF6"/>
    <w:rsid w:val="003821C3"/>
    <w:rsid w:val="00443E0A"/>
    <w:rsid w:val="004906E9"/>
    <w:rsid w:val="004A1B26"/>
    <w:rsid w:val="004A7293"/>
    <w:rsid w:val="004F1599"/>
    <w:rsid w:val="00533E39"/>
    <w:rsid w:val="00573FE1"/>
    <w:rsid w:val="005D3027"/>
    <w:rsid w:val="005D51B7"/>
    <w:rsid w:val="00602CB4"/>
    <w:rsid w:val="006069A9"/>
    <w:rsid w:val="007331CA"/>
    <w:rsid w:val="00744570"/>
    <w:rsid w:val="00763A04"/>
    <w:rsid w:val="00794B61"/>
    <w:rsid w:val="00832AB4"/>
    <w:rsid w:val="00856A0B"/>
    <w:rsid w:val="0086369F"/>
    <w:rsid w:val="0088507D"/>
    <w:rsid w:val="008958B0"/>
    <w:rsid w:val="008D4D24"/>
    <w:rsid w:val="008E1079"/>
    <w:rsid w:val="008F1FDA"/>
    <w:rsid w:val="0092297F"/>
    <w:rsid w:val="00923306"/>
    <w:rsid w:val="00947DBD"/>
    <w:rsid w:val="0095130D"/>
    <w:rsid w:val="009922A0"/>
    <w:rsid w:val="00994515"/>
    <w:rsid w:val="009C0363"/>
    <w:rsid w:val="00A40943"/>
    <w:rsid w:val="00A463A0"/>
    <w:rsid w:val="00AE7617"/>
    <w:rsid w:val="00B20407"/>
    <w:rsid w:val="00B216CB"/>
    <w:rsid w:val="00B407F7"/>
    <w:rsid w:val="00B71D1F"/>
    <w:rsid w:val="00BA573D"/>
    <w:rsid w:val="00BD08EF"/>
    <w:rsid w:val="00BF44FE"/>
    <w:rsid w:val="00C226B4"/>
    <w:rsid w:val="00C73887"/>
    <w:rsid w:val="00D1038E"/>
    <w:rsid w:val="00D44B40"/>
    <w:rsid w:val="00D4640D"/>
    <w:rsid w:val="00D6148E"/>
    <w:rsid w:val="00D77DE9"/>
    <w:rsid w:val="00DA56A1"/>
    <w:rsid w:val="00DB19CA"/>
    <w:rsid w:val="00DE5C17"/>
    <w:rsid w:val="00E13F15"/>
    <w:rsid w:val="00E8178F"/>
    <w:rsid w:val="00E861E7"/>
    <w:rsid w:val="00F507D6"/>
    <w:rsid w:val="00F72DA7"/>
    <w:rsid w:val="00FA26E3"/>
    <w:rsid w:val="00FA37F9"/>
    <w:rsid w:val="00FC61A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24F7C16-CC3E-44F5-8612-F35268593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CO" w:eastAsia="es-CO"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A26E3"/>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0A7650"/>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unhideWhenUsed/>
    <w:qFormat/>
    <w:rsid w:val="000559D7"/>
    <w:pPr>
      <w:keepNext/>
      <w:keepLines/>
      <w:jc w:val="left"/>
      <w:outlineLvl w:val="2"/>
    </w:pPr>
    <w:rPr>
      <w:rFonts w:eastAsiaTheme="majorEastAsia" w:cstheme="majorBidi"/>
      <w:b/>
      <w:i/>
    </w:rPr>
  </w:style>
  <w:style w:type="paragraph" w:styleId="Ttulo4">
    <w:name w:val="heading 4"/>
    <w:aliases w:val="Nivel 4 APA"/>
    <w:basedOn w:val="Normal"/>
    <w:next w:val="Normal"/>
    <w:link w:val="Ttulo4Car"/>
    <w:uiPriority w:val="9"/>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unhideWhenUsed/>
    <w:qFormat/>
    <w:rsid w:val="008203A8"/>
    <w:pPr>
      <w:keepNext/>
      <w:keepLines/>
      <w:ind w:left="709"/>
      <w:jc w:val="left"/>
      <w:outlineLvl w:val="4"/>
    </w:pPr>
    <w:rPr>
      <w:rFonts w:eastAsiaTheme="majorEastAsia" w:cstheme="majorBidi"/>
      <w:b/>
      <w:i/>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link w:val="Puest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0A7650"/>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deTDC">
    <w:name w:val="TOC Heading"/>
    <w:basedOn w:val="Ttulo1"/>
    <w:next w:val="Normal"/>
    <w:uiPriority w:val="39"/>
    <w:unhideWhenUsed/>
    <w:qFormat/>
    <w:rsid w:val="00C909C4"/>
    <w:pPr>
      <w:outlineLvl w:val="9"/>
    </w:pPr>
  </w:style>
  <w:style w:type="paragraph" w:styleId="TDC1">
    <w:name w:val="toc 1"/>
    <w:basedOn w:val="Normal"/>
    <w:next w:val="Normal"/>
    <w:autoRedefine/>
    <w:uiPriority w:val="39"/>
    <w:unhideWhenUsed/>
    <w:rsid w:val="00825190"/>
    <w:pPr>
      <w:tabs>
        <w:tab w:val="right" w:leader="dot" w:pos="9394"/>
      </w:tabs>
      <w:spacing w:before="240" w:after="240" w:line="240" w:lineRule="auto"/>
      <w:jc w:val="left"/>
    </w:pPr>
  </w:style>
  <w:style w:type="paragraph" w:styleId="TDC2">
    <w:name w:val="toc 2"/>
    <w:basedOn w:val="Normal"/>
    <w:next w:val="Normal"/>
    <w:autoRedefine/>
    <w:uiPriority w:val="39"/>
    <w:unhideWhenUsed/>
    <w:rsid w:val="001A5143"/>
    <w:pPr>
      <w:spacing w:before="240" w:after="240" w:line="240" w:lineRule="auto"/>
      <w:ind w:left="238"/>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1A5143"/>
    <w:pPr>
      <w:spacing w:before="240" w:after="240" w:line="240" w:lineRule="auto"/>
      <w:ind w:left="442"/>
      <w:jc w:val="left"/>
    </w:pPr>
    <w:rPr>
      <w:rFonts w:eastAsiaTheme="minorEastAsia"/>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8203A8"/>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character" w:customStyle="1" w:styleId="PuestoCar">
    <w:name w:val="Puesto Car"/>
    <w:basedOn w:val="Fuentedeprrafopredeter"/>
    <w:link w:val="Puest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pPr>
      <w:spacing w:after="160"/>
    </w:pPr>
    <w:rPr>
      <w:rFonts w:ascii="Calibri" w:eastAsia="Calibri" w:hAnsi="Calibri" w:cs="Calibri"/>
      <w:color w:val="5A5A5A"/>
      <w:sz w:val="22"/>
      <w:szCs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1A5143"/>
    <w:pPr>
      <w:spacing w:before="240" w:after="240" w:line="240" w:lineRule="auto"/>
      <w:ind w:left="720"/>
      <w:jc w:val="left"/>
    </w:pPr>
  </w:style>
  <w:style w:type="paragraph" w:styleId="TDC5">
    <w:name w:val="toc 5"/>
    <w:basedOn w:val="Normal"/>
    <w:next w:val="Normal"/>
    <w:autoRedefine/>
    <w:uiPriority w:val="39"/>
    <w:unhideWhenUsed/>
    <w:rsid w:val="001A5143"/>
    <w:pPr>
      <w:spacing w:before="240" w:after="240" w:line="240" w:lineRule="auto"/>
      <w:ind w:left="958"/>
      <w:jc w:val="left"/>
    </w:pPr>
  </w:style>
  <w:style w:type="paragraph" w:styleId="Tabladeilustracion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customStyle="1" w:styleId="UnresolvedMention">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rsid w:val="00CE5AFD"/>
    <w:pPr>
      <w:spacing w:line="240" w:lineRule="auto"/>
    </w:pPr>
    <w:rPr>
      <w:rFonts w:ascii="Calibri" w:eastAsia="Calibri" w:hAnsi="Calibri"/>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style>
  <w:style w:type="paragraph" w:styleId="Revisin">
    <w:name w:val="Revision"/>
    <w:hidden/>
    <w:uiPriority w:val="99"/>
    <w:semiHidden/>
    <w:rsid w:val="009F47A3"/>
    <w:pPr>
      <w:spacing w:line="240" w:lineRule="auto"/>
    </w:pPr>
  </w:style>
  <w:style w:type="table" w:customStyle="1" w:styleId="a">
    <w:basedOn w:val="Tablanormal"/>
    <w:pPr>
      <w:spacing w:line="240" w:lineRule="auto"/>
    </w:pPr>
    <w:rPr>
      <w:sz w:val="20"/>
      <w:szCs w:val="20"/>
    </w:rPr>
    <w:tblPr>
      <w:tblStyleRowBandSize w:val="1"/>
      <w:tblStyleColBandSize w:val="1"/>
      <w:tblInd w:w="0" w:type="dxa"/>
      <w:tblCellMar>
        <w:top w:w="0" w:type="dxa"/>
        <w:left w:w="108" w:type="dxa"/>
        <w:bottom w:w="0" w:type="dxa"/>
        <w:right w:w="108" w:type="dxa"/>
      </w:tblCellMar>
    </w:tblPr>
  </w:style>
  <w:style w:type="table" w:customStyle="1" w:styleId="a0">
    <w:basedOn w:val="Tablanormal"/>
    <w:pPr>
      <w:spacing w:line="240" w:lineRule="auto"/>
    </w:pPr>
    <w:rPr>
      <w:sz w:val="20"/>
      <w:szCs w:val="20"/>
    </w:rPr>
    <w:tblPr>
      <w:tblStyleRowBandSize w:val="1"/>
      <w:tblStyleColBandSize w:val="1"/>
      <w:tblInd w:w="0" w:type="dxa"/>
      <w:tblCellMar>
        <w:top w:w="0" w:type="dxa"/>
        <w:left w:w="108" w:type="dxa"/>
        <w:bottom w:w="0" w:type="dxa"/>
        <w:right w:w="108" w:type="dxa"/>
      </w:tblCellMar>
    </w:tblPr>
  </w:style>
  <w:style w:type="table" w:customStyle="1" w:styleId="a1">
    <w:basedOn w:val="Tablanormal"/>
    <w:tblPr>
      <w:tblStyleRowBandSize w:val="1"/>
      <w:tblStyleColBandSize w:val="1"/>
      <w:tblInd w:w="0" w:type="dxa"/>
      <w:tblCellMar>
        <w:top w:w="0" w:type="dxa"/>
        <w:left w:w="115" w:type="dxa"/>
        <w:bottom w:w="0" w:type="dxa"/>
        <w:right w:w="115" w:type="dxa"/>
      </w:tblCellMar>
    </w:tblPr>
  </w:style>
  <w:style w:type="table" w:customStyle="1" w:styleId="a2">
    <w:basedOn w:val="Tablanormal"/>
    <w:tblPr>
      <w:tblStyleRowBandSize w:val="1"/>
      <w:tblStyleColBandSize w:val="1"/>
      <w:tblInd w:w="0" w:type="dxa"/>
      <w:tblCellMar>
        <w:top w:w="0" w:type="dxa"/>
        <w:left w:w="70" w:type="dxa"/>
        <w:bottom w:w="0" w:type="dxa"/>
        <w:right w:w="70" w:type="dxa"/>
      </w:tblCellMar>
    </w:tblPr>
  </w:style>
  <w:style w:type="table" w:customStyle="1" w:styleId="a3">
    <w:basedOn w:val="Tablanormal"/>
    <w:pPr>
      <w:spacing w:line="240" w:lineRule="auto"/>
    </w:pPr>
    <w:rPr>
      <w:sz w:val="20"/>
      <w:szCs w:val="20"/>
    </w:rPr>
    <w:tblPr>
      <w:tblStyleRowBandSize w:val="1"/>
      <w:tblStyleColBandSize w:val="1"/>
      <w:tblInd w:w="0" w:type="dxa"/>
      <w:tblCellMar>
        <w:top w:w="0" w:type="dxa"/>
        <w:left w:w="108" w:type="dxa"/>
        <w:bottom w:w="0" w:type="dxa"/>
        <w:right w:w="108" w:type="dxa"/>
      </w:tblCellMar>
    </w:tblPr>
  </w:style>
  <w:style w:type="table" w:customStyle="1" w:styleId="a4">
    <w:basedOn w:val="Tablanormal"/>
    <w:pPr>
      <w:spacing w:line="240" w:lineRule="auto"/>
    </w:pPr>
    <w:rPr>
      <w:sz w:val="20"/>
      <w:szCs w:val="20"/>
    </w:rPr>
    <w:tblPr>
      <w:tblStyleRowBandSize w:val="1"/>
      <w:tblStyleColBandSize w:val="1"/>
      <w:tblInd w:w="0" w:type="dxa"/>
      <w:tblCellMar>
        <w:top w:w="0" w:type="dxa"/>
        <w:left w:w="108" w:type="dxa"/>
        <w:bottom w:w="0" w:type="dxa"/>
        <w:right w:w="108" w:type="dxa"/>
      </w:tblCellMar>
    </w:tblPr>
  </w:style>
  <w:style w:type="table" w:customStyle="1" w:styleId="a5">
    <w:basedOn w:val="Tablanormal"/>
    <w:pPr>
      <w:spacing w:line="240" w:lineRule="auto"/>
    </w:pPr>
    <w:rPr>
      <w:sz w:val="20"/>
      <w:szCs w:val="20"/>
    </w:rPr>
    <w:tblPr>
      <w:tblStyleRowBandSize w:val="1"/>
      <w:tblStyleColBandSize w:val="1"/>
      <w:tblInd w:w="0" w:type="dxa"/>
      <w:tblCellMar>
        <w:top w:w="0" w:type="dxa"/>
        <w:left w:w="108" w:type="dxa"/>
        <w:bottom w:w="0" w:type="dxa"/>
        <w:right w:w="108" w:type="dxa"/>
      </w:tblCellMar>
    </w:tblPr>
  </w:style>
  <w:style w:type="table" w:customStyle="1" w:styleId="a6">
    <w:basedOn w:val="Tablanormal"/>
    <w:pPr>
      <w:spacing w:line="240" w:lineRule="auto"/>
    </w:pPr>
    <w:rPr>
      <w:sz w:val="20"/>
      <w:szCs w:val="20"/>
    </w:rPr>
    <w:tblPr>
      <w:tblStyleRowBandSize w:val="1"/>
      <w:tblStyleColBandSize w:val="1"/>
      <w:tblInd w:w="0" w:type="dxa"/>
      <w:tblCellMar>
        <w:top w:w="0" w:type="dxa"/>
        <w:left w:w="108" w:type="dxa"/>
        <w:bottom w:w="0" w:type="dxa"/>
        <w:right w:w="108" w:type="dxa"/>
      </w:tblCellMar>
    </w:tblPr>
  </w:style>
  <w:style w:type="table" w:customStyle="1" w:styleId="a7">
    <w:basedOn w:val="Tablanormal"/>
    <w:pPr>
      <w:spacing w:line="240" w:lineRule="auto"/>
    </w:pPr>
    <w:rPr>
      <w:sz w:val="20"/>
      <w:szCs w:val="20"/>
    </w:rPr>
    <w:tblPr>
      <w:tblStyleRowBandSize w:val="1"/>
      <w:tblStyleColBandSize w:val="1"/>
      <w:tblInd w:w="0" w:type="dxa"/>
      <w:tblCellMar>
        <w:top w:w="0" w:type="dxa"/>
        <w:left w:w="108" w:type="dxa"/>
        <w:bottom w:w="0" w:type="dxa"/>
        <w:right w:w="108" w:type="dxa"/>
      </w:tblCellMar>
    </w:tblPr>
  </w:style>
  <w:style w:type="table" w:customStyle="1" w:styleId="a8">
    <w:basedOn w:val="Tablanormal"/>
    <w:pPr>
      <w:spacing w:line="240" w:lineRule="auto"/>
    </w:pPr>
    <w:rPr>
      <w:sz w:val="20"/>
      <w:szCs w:val="20"/>
    </w:rPr>
    <w:tblPr>
      <w:tblStyleRowBandSize w:val="1"/>
      <w:tblStyleColBandSize w:val="1"/>
      <w:tblInd w:w="0" w:type="dxa"/>
      <w:tblCellMar>
        <w:top w:w="0" w:type="dxa"/>
        <w:left w:w="108" w:type="dxa"/>
        <w:bottom w:w="0" w:type="dxa"/>
        <w:right w:w="108" w:type="dxa"/>
      </w:tblCellMar>
    </w:tblPr>
  </w:style>
  <w:style w:type="table" w:customStyle="1" w:styleId="a9">
    <w:basedOn w:val="Tablanormal"/>
    <w:pPr>
      <w:spacing w:line="240" w:lineRule="auto"/>
    </w:pPr>
    <w:rPr>
      <w:sz w:val="20"/>
      <w:szCs w:val="20"/>
    </w:rPr>
    <w:tblPr>
      <w:tblStyleRowBandSize w:val="1"/>
      <w:tblStyleColBandSize w:val="1"/>
      <w:tblInd w:w="0" w:type="dxa"/>
      <w:tblCellMar>
        <w:top w:w="0" w:type="dxa"/>
        <w:left w:w="108" w:type="dxa"/>
        <w:bottom w:w="0" w:type="dxa"/>
        <w:right w:w="108" w:type="dxa"/>
      </w:tblCellMar>
    </w:tblPr>
  </w:style>
  <w:style w:type="table" w:customStyle="1" w:styleId="aa">
    <w:basedOn w:val="Tablanormal"/>
    <w:pPr>
      <w:spacing w:line="240" w:lineRule="auto"/>
    </w:pPr>
    <w:rPr>
      <w:sz w:val="20"/>
      <w:szCs w:val="20"/>
    </w:r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5628">
      <w:bodyDiv w:val="1"/>
      <w:marLeft w:val="0"/>
      <w:marRight w:val="0"/>
      <w:marTop w:val="0"/>
      <w:marBottom w:val="0"/>
      <w:divBdr>
        <w:top w:val="none" w:sz="0" w:space="0" w:color="auto"/>
        <w:left w:val="none" w:sz="0" w:space="0" w:color="auto"/>
        <w:bottom w:val="none" w:sz="0" w:space="0" w:color="auto"/>
        <w:right w:val="none" w:sz="0" w:space="0" w:color="auto"/>
      </w:divBdr>
    </w:div>
    <w:div w:id="25524110">
      <w:bodyDiv w:val="1"/>
      <w:marLeft w:val="0"/>
      <w:marRight w:val="0"/>
      <w:marTop w:val="0"/>
      <w:marBottom w:val="0"/>
      <w:divBdr>
        <w:top w:val="none" w:sz="0" w:space="0" w:color="auto"/>
        <w:left w:val="none" w:sz="0" w:space="0" w:color="auto"/>
        <w:bottom w:val="none" w:sz="0" w:space="0" w:color="auto"/>
        <w:right w:val="none" w:sz="0" w:space="0" w:color="auto"/>
      </w:divBdr>
    </w:div>
    <w:div w:id="44374473">
      <w:bodyDiv w:val="1"/>
      <w:marLeft w:val="0"/>
      <w:marRight w:val="0"/>
      <w:marTop w:val="0"/>
      <w:marBottom w:val="0"/>
      <w:divBdr>
        <w:top w:val="none" w:sz="0" w:space="0" w:color="auto"/>
        <w:left w:val="none" w:sz="0" w:space="0" w:color="auto"/>
        <w:bottom w:val="none" w:sz="0" w:space="0" w:color="auto"/>
        <w:right w:val="none" w:sz="0" w:space="0" w:color="auto"/>
      </w:divBdr>
    </w:div>
    <w:div w:id="45684683">
      <w:bodyDiv w:val="1"/>
      <w:marLeft w:val="0"/>
      <w:marRight w:val="0"/>
      <w:marTop w:val="0"/>
      <w:marBottom w:val="0"/>
      <w:divBdr>
        <w:top w:val="none" w:sz="0" w:space="0" w:color="auto"/>
        <w:left w:val="none" w:sz="0" w:space="0" w:color="auto"/>
        <w:bottom w:val="none" w:sz="0" w:space="0" w:color="auto"/>
        <w:right w:val="none" w:sz="0" w:space="0" w:color="auto"/>
      </w:divBdr>
    </w:div>
    <w:div w:id="74059844">
      <w:bodyDiv w:val="1"/>
      <w:marLeft w:val="0"/>
      <w:marRight w:val="0"/>
      <w:marTop w:val="0"/>
      <w:marBottom w:val="0"/>
      <w:divBdr>
        <w:top w:val="none" w:sz="0" w:space="0" w:color="auto"/>
        <w:left w:val="none" w:sz="0" w:space="0" w:color="auto"/>
        <w:bottom w:val="none" w:sz="0" w:space="0" w:color="auto"/>
        <w:right w:val="none" w:sz="0" w:space="0" w:color="auto"/>
      </w:divBdr>
    </w:div>
    <w:div w:id="75565723">
      <w:bodyDiv w:val="1"/>
      <w:marLeft w:val="0"/>
      <w:marRight w:val="0"/>
      <w:marTop w:val="0"/>
      <w:marBottom w:val="0"/>
      <w:divBdr>
        <w:top w:val="none" w:sz="0" w:space="0" w:color="auto"/>
        <w:left w:val="none" w:sz="0" w:space="0" w:color="auto"/>
        <w:bottom w:val="none" w:sz="0" w:space="0" w:color="auto"/>
        <w:right w:val="none" w:sz="0" w:space="0" w:color="auto"/>
      </w:divBdr>
    </w:div>
    <w:div w:id="86929189">
      <w:bodyDiv w:val="1"/>
      <w:marLeft w:val="0"/>
      <w:marRight w:val="0"/>
      <w:marTop w:val="0"/>
      <w:marBottom w:val="0"/>
      <w:divBdr>
        <w:top w:val="none" w:sz="0" w:space="0" w:color="auto"/>
        <w:left w:val="none" w:sz="0" w:space="0" w:color="auto"/>
        <w:bottom w:val="none" w:sz="0" w:space="0" w:color="auto"/>
        <w:right w:val="none" w:sz="0" w:space="0" w:color="auto"/>
      </w:divBdr>
    </w:div>
    <w:div w:id="89087028">
      <w:bodyDiv w:val="1"/>
      <w:marLeft w:val="0"/>
      <w:marRight w:val="0"/>
      <w:marTop w:val="0"/>
      <w:marBottom w:val="0"/>
      <w:divBdr>
        <w:top w:val="none" w:sz="0" w:space="0" w:color="auto"/>
        <w:left w:val="none" w:sz="0" w:space="0" w:color="auto"/>
        <w:bottom w:val="none" w:sz="0" w:space="0" w:color="auto"/>
        <w:right w:val="none" w:sz="0" w:space="0" w:color="auto"/>
      </w:divBdr>
    </w:div>
    <w:div w:id="131288005">
      <w:bodyDiv w:val="1"/>
      <w:marLeft w:val="0"/>
      <w:marRight w:val="0"/>
      <w:marTop w:val="0"/>
      <w:marBottom w:val="0"/>
      <w:divBdr>
        <w:top w:val="none" w:sz="0" w:space="0" w:color="auto"/>
        <w:left w:val="none" w:sz="0" w:space="0" w:color="auto"/>
        <w:bottom w:val="none" w:sz="0" w:space="0" w:color="auto"/>
        <w:right w:val="none" w:sz="0" w:space="0" w:color="auto"/>
      </w:divBdr>
    </w:div>
    <w:div w:id="132449320">
      <w:bodyDiv w:val="1"/>
      <w:marLeft w:val="0"/>
      <w:marRight w:val="0"/>
      <w:marTop w:val="0"/>
      <w:marBottom w:val="0"/>
      <w:divBdr>
        <w:top w:val="none" w:sz="0" w:space="0" w:color="auto"/>
        <w:left w:val="none" w:sz="0" w:space="0" w:color="auto"/>
        <w:bottom w:val="none" w:sz="0" w:space="0" w:color="auto"/>
        <w:right w:val="none" w:sz="0" w:space="0" w:color="auto"/>
      </w:divBdr>
    </w:div>
    <w:div w:id="140968817">
      <w:bodyDiv w:val="1"/>
      <w:marLeft w:val="0"/>
      <w:marRight w:val="0"/>
      <w:marTop w:val="0"/>
      <w:marBottom w:val="0"/>
      <w:divBdr>
        <w:top w:val="none" w:sz="0" w:space="0" w:color="auto"/>
        <w:left w:val="none" w:sz="0" w:space="0" w:color="auto"/>
        <w:bottom w:val="none" w:sz="0" w:space="0" w:color="auto"/>
        <w:right w:val="none" w:sz="0" w:space="0" w:color="auto"/>
      </w:divBdr>
    </w:div>
    <w:div w:id="142242517">
      <w:bodyDiv w:val="1"/>
      <w:marLeft w:val="0"/>
      <w:marRight w:val="0"/>
      <w:marTop w:val="0"/>
      <w:marBottom w:val="0"/>
      <w:divBdr>
        <w:top w:val="none" w:sz="0" w:space="0" w:color="auto"/>
        <w:left w:val="none" w:sz="0" w:space="0" w:color="auto"/>
        <w:bottom w:val="none" w:sz="0" w:space="0" w:color="auto"/>
        <w:right w:val="none" w:sz="0" w:space="0" w:color="auto"/>
      </w:divBdr>
      <w:divsChild>
        <w:div w:id="1152789711">
          <w:marLeft w:val="0"/>
          <w:marRight w:val="0"/>
          <w:marTop w:val="0"/>
          <w:marBottom w:val="0"/>
          <w:divBdr>
            <w:top w:val="none" w:sz="0" w:space="0" w:color="auto"/>
            <w:left w:val="none" w:sz="0" w:space="0" w:color="auto"/>
            <w:bottom w:val="none" w:sz="0" w:space="0" w:color="auto"/>
            <w:right w:val="none" w:sz="0" w:space="0" w:color="auto"/>
          </w:divBdr>
          <w:divsChild>
            <w:div w:id="1416628717">
              <w:marLeft w:val="0"/>
              <w:marRight w:val="0"/>
              <w:marTop w:val="0"/>
              <w:marBottom w:val="0"/>
              <w:divBdr>
                <w:top w:val="none" w:sz="0" w:space="0" w:color="auto"/>
                <w:left w:val="none" w:sz="0" w:space="0" w:color="auto"/>
                <w:bottom w:val="none" w:sz="0" w:space="0" w:color="auto"/>
                <w:right w:val="none" w:sz="0" w:space="0" w:color="auto"/>
              </w:divBdr>
              <w:divsChild>
                <w:div w:id="1998416892">
                  <w:marLeft w:val="0"/>
                  <w:marRight w:val="0"/>
                  <w:marTop w:val="0"/>
                  <w:marBottom w:val="0"/>
                  <w:divBdr>
                    <w:top w:val="none" w:sz="0" w:space="0" w:color="auto"/>
                    <w:left w:val="none" w:sz="0" w:space="0" w:color="auto"/>
                    <w:bottom w:val="none" w:sz="0" w:space="0" w:color="auto"/>
                    <w:right w:val="none" w:sz="0" w:space="0" w:color="auto"/>
                  </w:divBdr>
                  <w:divsChild>
                    <w:div w:id="679042528">
                      <w:marLeft w:val="0"/>
                      <w:marRight w:val="0"/>
                      <w:marTop w:val="0"/>
                      <w:marBottom w:val="0"/>
                      <w:divBdr>
                        <w:top w:val="none" w:sz="0" w:space="0" w:color="auto"/>
                        <w:left w:val="none" w:sz="0" w:space="0" w:color="auto"/>
                        <w:bottom w:val="none" w:sz="0" w:space="0" w:color="auto"/>
                        <w:right w:val="none" w:sz="0" w:space="0" w:color="auto"/>
                      </w:divBdr>
                      <w:divsChild>
                        <w:div w:id="385379894">
                          <w:marLeft w:val="0"/>
                          <w:marRight w:val="0"/>
                          <w:marTop w:val="0"/>
                          <w:marBottom w:val="0"/>
                          <w:divBdr>
                            <w:top w:val="none" w:sz="0" w:space="0" w:color="auto"/>
                            <w:left w:val="none" w:sz="0" w:space="0" w:color="auto"/>
                            <w:bottom w:val="none" w:sz="0" w:space="0" w:color="auto"/>
                            <w:right w:val="none" w:sz="0" w:space="0" w:color="auto"/>
                          </w:divBdr>
                          <w:divsChild>
                            <w:div w:id="19874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979552">
      <w:bodyDiv w:val="1"/>
      <w:marLeft w:val="0"/>
      <w:marRight w:val="0"/>
      <w:marTop w:val="0"/>
      <w:marBottom w:val="0"/>
      <w:divBdr>
        <w:top w:val="none" w:sz="0" w:space="0" w:color="auto"/>
        <w:left w:val="none" w:sz="0" w:space="0" w:color="auto"/>
        <w:bottom w:val="none" w:sz="0" w:space="0" w:color="auto"/>
        <w:right w:val="none" w:sz="0" w:space="0" w:color="auto"/>
      </w:divBdr>
    </w:div>
    <w:div w:id="180825159">
      <w:bodyDiv w:val="1"/>
      <w:marLeft w:val="0"/>
      <w:marRight w:val="0"/>
      <w:marTop w:val="0"/>
      <w:marBottom w:val="0"/>
      <w:divBdr>
        <w:top w:val="none" w:sz="0" w:space="0" w:color="auto"/>
        <w:left w:val="none" w:sz="0" w:space="0" w:color="auto"/>
        <w:bottom w:val="none" w:sz="0" w:space="0" w:color="auto"/>
        <w:right w:val="none" w:sz="0" w:space="0" w:color="auto"/>
      </w:divBdr>
    </w:div>
    <w:div w:id="182060131">
      <w:bodyDiv w:val="1"/>
      <w:marLeft w:val="0"/>
      <w:marRight w:val="0"/>
      <w:marTop w:val="0"/>
      <w:marBottom w:val="0"/>
      <w:divBdr>
        <w:top w:val="none" w:sz="0" w:space="0" w:color="auto"/>
        <w:left w:val="none" w:sz="0" w:space="0" w:color="auto"/>
        <w:bottom w:val="none" w:sz="0" w:space="0" w:color="auto"/>
        <w:right w:val="none" w:sz="0" w:space="0" w:color="auto"/>
      </w:divBdr>
    </w:div>
    <w:div w:id="219681252">
      <w:bodyDiv w:val="1"/>
      <w:marLeft w:val="0"/>
      <w:marRight w:val="0"/>
      <w:marTop w:val="0"/>
      <w:marBottom w:val="0"/>
      <w:divBdr>
        <w:top w:val="none" w:sz="0" w:space="0" w:color="auto"/>
        <w:left w:val="none" w:sz="0" w:space="0" w:color="auto"/>
        <w:bottom w:val="none" w:sz="0" w:space="0" w:color="auto"/>
        <w:right w:val="none" w:sz="0" w:space="0" w:color="auto"/>
      </w:divBdr>
    </w:div>
    <w:div w:id="229468632">
      <w:bodyDiv w:val="1"/>
      <w:marLeft w:val="0"/>
      <w:marRight w:val="0"/>
      <w:marTop w:val="0"/>
      <w:marBottom w:val="0"/>
      <w:divBdr>
        <w:top w:val="none" w:sz="0" w:space="0" w:color="auto"/>
        <w:left w:val="none" w:sz="0" w:space="0" w:color="auto"/>
        <w:bottom w:val="none" w:sz="0" w:space="0" w:color="auto"/>
        <w:right w:val="none" w:sz="0" w:space="0" w:color="auto"/>
      </w:divBdr>
    </w:div>
    <w:div w:id="234511848">
      <w:bodyDiv w:val="1"/>
      <w:marLeft w:val="0"/>
      <w:marRight w:val="0"/>
      <w:marTop w:val="0"/>
      <w:marBottom w:val="0"/>
      <w:divBdr>
        <w:top w:val="none" w:sz="0" w:space="0" w:color="auto"/>
        <w:left w:val="none" w:sz="0" w:space="0" w:color="auto"/>
        <w:bottom w:val="none" w:sz="0" w:space="0" w:color="auto"/>
        <w:right w:val="none" w:sz="0" w:space="0" w:color="auto"/>
      </w:divBdr>
    </w:div>
    <w:div w:id="243805912">
      <w:bodyDiv w:val="1"/>
      <w:marLeft w:val="0"/>
      <w:marRight w:val="0"/>
      <w:marTop w:val="0"/>
      <w:marBottom w:val="0"/>
      <w:divBdr>
        <w:top w:val="none" w:sz="0" w:space="0" w:color="auto"/>
        <w:left w:val="none" w:sz="0" w:space="0" w:color="auto"/>
        <w:bottom w:val="none" w:sz="0" w:space="0" w:color="auto"/>
        <w:right w:val="none" w:sz="0" w:space="0" w:color="auto"/>
      </w:divBdr>
    </w:div>
    <w:div w:id="260528632">
      <w:bodyDiv w:val="1"/>
      <w:marLeft w:val="0"/>
      <w:marRight w:val="0"/>
      <w:marTop w:val="0"/>
      <w:marBottom w:val="0"/>
      <w:divBdr>
        <w:top w:val="none" w:sz="0" w:space="0" w:color="auto"/>
        <w:left w:val="none" w:sz="0" w:space="0" w:color="auto"/>
        <w:bottom w:val="none" w:sz="0" w:space="0" w:color="auto"/>
        <w:right w:val="none" w:sz="0" w:space="0" w:color="auto"/>
      </w:divBdr>
    </w:div>
    <w:div w:id="337804897">
      <w:bodyDiv w:val="1"/>
      <w:marLeft w:val="0"/>
      <w:marRight w:val="0"/>
      <w:marTop w:val="0"/>
      <w:marBottom w:val="0"/>
      <w:divBdr>
        <w:top w:val="none" w:sz="0" w:space="0" w:color="auto"/>
        <w:left w:val="none" w:sz="0" w:space="0" w:color="auto"/>
        <w:bottom w:val="none" w:sz="0" w:space="0" w:color="auto"/>
        <w:right w:val="none" w:sz="0" w:space="0" w:color="auto"/>
      </w:divBdr>
    </w:div>
    <w:div w:id="339897048">
      <w:bodyDiv w:val="1"/>
      <w:marLeft w:val="0"/>
      <w:marRight w:val="0"/>
      <w:marTop w:val="0"/>
      <w:marBottom w:val="0"/>
      <w:divBdr>
        <w:top w:val="none" w:sz="0" w:space="0" w:color="auto"/>
        <w:left w:val="none" w:sz="0" w:space="0" w:color="auto"/>
        <w:bottom w:val="none" w:sz="0" w:space="0" w:color="auto"/>
        <w:right w:val="none" w:sz="0" w:space="0" w:color="auto"/>
      </w:divBdr>
    </w:div>
    <w:div w:id="388655572">
      <w:bodyDiv w:val="1"/>
      <w:marLeft w:val="0"/>
      <w:marRight w:val="0"/>
      <w:marTop w:val="0"/>
      <w:marBottom w:val="0"/>
      <w:divBdr>
        <w:top w:val="none" w:sz="0" w:space="0" w:color="auto"/>
        <w:left w:val="none" w:sz="0" w:space="0" w:color="auto"/>
        <w:bottom w:val="none" w:sz="0" w:space="0" w:color="auto"/>
        <w:right w:val="none" w:sz="0" w:space="0" w:color="auto"/>
      </w:divBdr>
    </w:div>
    <w:div w:id="389307620">
      <w:bodyDiv w:val="1"/>
      <w:marLeft w:val="0"/>
      <w:marRight w:val="0"/>
      <w:marTop w:val="0"/>
      <w:marBottom w:val="0"/>
      <w:divBdr>
        <w:top w:val="none" w:sz="0" w:space="0" w:color="auto"/>
        <w:left w:val="none" w:sz="0" w:space="0" w:color="auto"/>
        <w:bottom w:val="none" w:sz="0" w:space="0" w:color="auto"/>
        <w:right w:val="none" w:sz="0" w:space="0" w:color="auto"/>
      </w:divBdr>
    </w:div>
    <w:div w:id="415438713">
      <w:bodyDiv w:val="1"/>
      <w:marLeft w:val="0"/>
      <w:marRight w:val="0"/>
      <w:marTop w:val="0"/>
      <w:marBottom w:val="0"/>
      <w:divBdr>
        <w:top w:val="none" w:sz="0" w:space="0" w:color="auto"/>
        <w:left w:val="none" w:sz="0" w:space="0" w:color="auto"/>
        <w:bottom w:val="none" w:sz="0" w:space="0" w:color="auto"/>
        <w:right w:val="none" w:sz="0" w:space="0" w:color="auto"/>
      </w:divBdr>
    </w:div>
    <w:div w:id="465895816">
      <w:bodyDiv w:val="1"/>
      <w:marLeft w:val="0"/>
      <w:marRight w:val="0"/>
      <w:marTop w:val="0"/>
      <w:marBottom w:val="0"/>
      <w:divBdr>
        <w:top w:val="none" w:sz="0" w:space="0" w:color="auto"/>
        <w:left w:val="none" w:sz="0" w:space="0" w:color="auto"/>
        <w:bottom w:val="none" w:sz="0" w:space="0" w:color="auto"/>
        <w:right w:val="none" w:sz="0" w:space="0" w:color="auto"/>
      </w:divBdr>
    </w:div>
    <w:div w:id="522010644">
      <w:bodyDiv w:val="1"/>
      <w:marLeft w:val="0"/>
      <w:marRight w:val="0"/>
      <w:marTop w:val="0"/>
      <w:marBottom w:val="0"/>
      <w:divBdr>
        <w:top w:val="none" w:sz="0" w:space="0" w:color="auto"/>
        <w:left w:val="none" w:sz="0" w:space="0" w:color="auto"/>
        <w:bottom w:val="none" w:sz="0" w:space="0" w:color="auto"/>
        <w:right w:val="none" w:sz="0" w:space="0" w:color="auto"/>
      </w:divBdr>
    </w:div>
    <w:div w:id="535234152">
      <w:bodyDiv w:val="1"/>
      <w:marLeft w:val="0"/>
      <w:marRight w:val="0"/>
      <w:marTop w:val="0"/>
      <w:marBottom w:val="0"/>
      <w:divBdr>
        <w:top w:val="none" w:sz="0" w:space="0" w:color="auto"/>
        <w:left w:val="none" w:sz="0" w:space="0" w:color="auto"/>
        <w:bottom w:val="none" w:sz="0" w:space="0" w:color="auto"/>
        <w:right w:val="none" w:sz="0" w:space="0" w:color="auto"/>
      </w:divBdr>
    </w:div>
    <w:div w:id="543181471">
      <w:bodyDiv w:val="1"/>
      <w:marLeft w:val="0"/>
      <w:marRight w:val="0"/>
      <w:marTop w:val="0"/>
      <w:marBottom w:val="0"/>
      <w:divBdr>
        <w:top w:val="none" w:sz="0" w:space="0" w:color="auto"/>
        <w:left w:val="none" w:sz="0" w:space="0" w:color="auto"/>
        <w:bottom w:val="none" w:sz="0" w:space="0" w:color="auto"/>
        <w:right w:val="none" w:sz="0" w:space="0" w:color="auto"/>
      </w:divBdr>
    </w:div>
    <w:div w:id="544417478">
      <w:bodyDiv w:val="1"/>
      <w:marLeft w:val="0"/>
      <w:marRight w:val="0"/>
      <w:marTop w:val="0"/>
      <w:marBottom w:val="0"/>
      <w:divBdr>
        <w:top w:val="none" w:sz="0" w:space="0" w:color="auto"/>
        <w:left w:val="none" w:sz="0" w:space="0" w:color="auto"/>
        <w:bottom w:val="none" w:sz="0" w:space="0" w:color="auto"/>
        <w:right w:val="none" w:sz="0" w:space="0" w:color="auto"/>
      </w:divBdr>
    </w:div>
    <w:div w:id="549654388">
      <w:bodyDiv w:val="1"/>
      <w:marLeft w:val="0"/>
      <w:marRight w:val="0"/>
      <w:marTop w:val="0"/>
      <w:marBottom w:val="0"/>
      <w:divBdr>
        <w:top w:val="none" w:sz="0" w:space="0" w:color="auto"/>
        <w:left w:val="none" w:sz="0" w:space="0" w:color="auto"/>
        <w:bottom w:val="none" w:sz="0" w:space="0" w:color="auto"/>
        <w:right w:val="none" w:sz="0" w:space="0" w:color="auto"/>
      </w:divBdr>
    </w:div>
    <w:div w:id="555048847">
      <w:bodyDiv w:val="1"/>
      <w:marLeft w:val="0"/>
      <w:marRight w:val="0"/>
      <w:marTop w:val="0"/>
      <w:marBottom w:val="0"/>
      <w:divBdr>
        <w:top w:val="none" w:sz="0" w:space="0" w:color="auto"/>
        <w:left w:val="none" w:sz="0" w:space="0" w:color="auto"/>
        <w:bottom w:val="none" w:sz="0" w:space="0" w:color="auto"/>
        <w:right w:val="none" w:sz="0" w:space="0" w:color="auto"/>
      </w:divBdr>
    </w:div>
    <w:div w:id="560095574">
      <w:bodyDiv w:val="1"/>
      <w:marLeft w:val="0"/>
      <w:marRight w:val="0"/>
      <w:marTop w:val="0"/>
      <w:marBottom w:val="0"/>
      <w:divBdr>
        <w:top w:val="none" w:sz="0" w:space="0" w:color="auto"/>
        <w:left w:val="none" w:sz="0" w:space="0" w:color="auto"/>
        <w:bottom w:val="none" w:sz="0" w:space="0" w:color="auto"/>
        <w:right w:val="none" w:sz="0" w:space="0" w:color="auto"/>
      </w:divBdr>
    </w:div>
    <w:div w:id="567157491">
      <w:bodyDiv w:val="1"/>
      <w:marLeft w:val="0"/>
      <w:marRight w:val="0"/>
      <w:marTop w:val="0"/>
      <w:marBottom w:val="0"/>
      <w:divBdr>
        <w:top w:val="none" w:sz="0" w:space="0" w:color="auto"/>
        <w:left w:val="none" w:sz="0" w:space="0" w:color="auto"/>
        <w:bottom w:val="none" w:sz="0" w:space="0" w:color="auto"/>
        <w:right w:val="none" w:sz="0" w:space="0" w:color="auto"/>
      </w:divBdr>
    </w:div>
    <w:div w:id="599414483">
      <w:bodyDiv w:val="1"/>
      <w:marLeft w:val="0"/>
      <w:marRight w:val="0"/>
      <w:marTop w:val="0"/>
      <w:marBottom w:val="0"/>
      <w:divBdr>
        <w:top w:val="none" w:sz="0" w:space="0" w:color="auto"/>
        <w:left w:val="none" w:sz="0" w:space="0" w:color="auto"/>
        <w:bottom w:val="none" w:sz="0" w:space="0" w:color="auto"/>
        <w:right w:val="none" w:sz="0" w:space="0" w:color="auto"/>
      </w:divBdr>
    </w:div>
    <w:div w:id="611674111">
      <w:bodyDiv w:val="1"/>
      <w:marLeft w:val="0"/>
      <w:marRight w:val="0"/>
      <w:marTop w:val="0"/>
      <w:marBottom w:val="0"/>
      <w:divBdr>
        <w:top w:val="none" w:sz="0" w:space="0" w:color="auto"/>
        <w:left w:val="none" w:sz="0" w:space="0" w:color="auto"/>
        <w:bottom w:val="none" w:sz="0" w:space="0" w:color="auto"/>
        <w:right w:val="none" w:sz="0" w:space="0" w:color="auto"/>
      </w:divBdr>
    </w:div>
    <w:div w:id="615063369">
      <w:bodyDiv w:val="1"/>
      <w:marLeft w:val="0"/>
      <w:marRight w:val="0"/>
      <w:marTop w:val="0"/>
      <w:marBottom w:val="0"/>
      <w:divBdr>
        <w:top w:val="none" w:sz="0" w:space="0" w:color="auto"/>
        <w:left w:val="none" w:sz="0" w:space="0" w:color="auto"/>
        <w:bottom w:val="none" w:sz="0" w:space="0" w:color="auto"/>
        <w:right w:val="none" w:sz="0" w:space="0" w:color="auto"/>
      </w:divBdr>
    </w:div>
    <w:div w:id="639769932">
      <w:bodyDiv w:val="1"/>
      <w:marLeft w:val="0"/>
      <w:marRight w:val="0"/>
      <w:marTop w:val="0"/>
      <w:marBottom w:val="0"/>
      <w:divBdr>
        <w:top w:val="none" w:sz="0" w:space="0" w:color="auto"/>
        <w:left w:val="none" w:sz="0" w:space="0" w:color="auto"/>
        <w:bottom w:val="none" w:sz="0" w:space="0" w:color="auto"/>
        <w:right w:val="none" w:sz="0" w:space="0" w:color="auto"/>
      </w:divBdr>
    </w:div>
    <w:div w:id="647397215">
      <w:bodyDiv w:val="1"/>
      <w:marLeft w:val="0"/>
      <w:marRight w:val="0"/>
      <w:marTop w:val="0"/>
      <w:marBottom w:val="0"/>
      <w:divBdr>
        <w:top w:val="none" w:sz="0" w:space="0" w:color="auto"/>
        <w:left w:val="none" w:sz="0" w:space="0" w:color="auto"/>
        <w:bottom w:val="none" w:sz="0" w:space="0" w:color="auto"/>
        <w:right w:val="none" w:sz="0" w:space="0" w:color="auto"/>
      </w:divBdr>
    </w:div>
    <w:div w:id="649991171">
      <w:bodyDiv w:val="1"/>
      <w:marLeft w:val="0"/>
      <w:marRight w:val="0"/>
      <w:marTop w:val="0"/>
      <w:marBottom w:val="0"/>
      <w:divBdr>
        <w:top w:val="none" w:sz="0" w:space="0" w:color="auto"/>
        <w:left w:val="none" w:sz="0" w:space="0" w:color="auto"/>
        <w:bottom w:val="none" w:sz="0" w:space="0" w:color="auto"/>
        <w:right w:val="none" w:sz="0" w:space="0" w:color="auto"/>
      </w:divBdr>
    </w:div>
    <w:div w:id="651715778">
      <w:bodyDiv w:val="1"/>
      <w:marLeft w:val="0"/>
      <w:marRight w:val="0"/>
      <w:marTop w:val="0"/>
      <w:marBottom w:val="0"/>
      <w:divBdr>
        <w:top w:val="none" w:sz="0" w:space="0" w:color="auto"/>
        <w:left w:val="none" w:sz="0" w:space="0" w:color="auto"/>
        <w:bottom w:val="none" w:sz="0" w:space="0" w:color="auto"/>
        <w:right w:val="none" w:sz="0" w:space="0" w:color="auto"/>
      </w:divBdr>
    </w:div>
    <w:div w:id="697462871">
      <w:bodyDiv w:val="1"/>
      <w:marLeft w:val="0"/>
      <w:marRight w:val="0"/>
      <w:marTop w:val="0"/>
      <w:marBottom w:val="0"/>
      <w:divBdr>
        <w:top w:val="none" w:sz="0" w:space="0" w:color="auto"/>
        <w:left w:val="none" w:sz="0" w:space="0" w:color="auto"/>
        <w:bottom w:val="none" w:sz="0" w:space="0" w:color="auto"/>
        <w:right w:val="none" w:sz="0" w:space="0" w:color="auto"/>
      </w:divBdr>
    </w:div>
    <w:div w:id="714962129">
      <w:bodyDiv w:val="1"/>
      <w:marLeft w:val="0"/>
      <w:marRight w:val="0"/>
      <w:marTop w:val="0"/>
      <w:marBottom w:val="0"/>
      <w:divBdr>
        <w:top w:val="none" w:sz="0" w:space="0" w:color="auto"/>
        <w:left w:val="none" w:sz="0" w:space="0" w:color="auto"/>
        <w:bottom w:val="none" w:sz="0" w:space="0" w:color="auto"/>
        <w:right w:val="none" w:sz="0" w:space="0" w:color="auto"/>
      </w:divBdr>
    </w:div>
    <w:div w:id="749426611">
      <w:bodyDiv w:val="1"/>
      <w:marLeft w:val="0"/>
      <w:marRight w:val="0"/>
      <w:marTop w:val="0"/>
      <w:marBottom w:val="0"/>
      <w:divBdr>
        <w:top w:val="none" w:sz="0" w:space="0" w:color="auto"/>
        <w:left w:val="none" w:sz="0" w:space="0" w:color="auto"/>
        <w:bottom w:val="none" w:sz="0" w:space="0" w:color="auto"/>
        <w:right w:val="none" w:sz="0" w:space="0" w:color="auto"/>
      </w:divBdr>
    </w:div>
    <w:div w:id="842235634">
      <w:bodyDiv w:val="1"/>
      <w:marLeft w:val="0"/>
      <w:marRight w:val="0"/>
      <w:marTop w:val="0"/>
      <w:marBottom w:val="0"/>
      <w:divBdr>
        <w:top w:val="none" w:sz="0" w:space="0" w:color="auto"/>
        <w:left w:val="none" w:sz="0" w:space="0" w:color="auto"/>
        <w:bottom w:val="none" w:sz="0" w:space="0" w:color="auto"/>
        <w:right w:val="none" w:sz="0" w:space="0" w:color="auto"/>
      </w:divBdr>
    </w:div>
    <w:div w:id="863905430">
      <w:bodyDiv w:val="1"/>
      <w:marLeft w:val="0"/>
      <w:marRight w:val="0"/>
      <w:marTop w:val="0"/>
      <w:marBottom w:val="0"/>
      <w:divBdr>
        <w:top w:val="none" w:sz="0" w:space="0" w:color="auto"/>
        <w:left w:val="none" w:sz="0" w:space="0" w:color="auto"/>
        <w:bottom w:val="none" w:sz="0" w:space="0" w:color="auto"/>
        <w:right w:val="none" w:sz="0" w:space="0" w:color="auto"/>
      </w:divBdr>
    </w:div>
    <w:div w:id="880901858">
      <w:bodyDiv w:val="1"/>
      <w:marLeft w:val="0"/>
      <w:marRight w:val="0"/>
      <w:marTop w:val="0"/>
      <w:marBottom w:val="0"/>
      <w:divBdr>
        <w:top w:val="none" w:sz="0" w:space="0" w:color="auto"/>
        <w:left w:val="none" w:sz="0" w:space="0" w:color="auto"/>
        <w:bottom w:val="none" w:sz="0" w:space="0" w:color="auto"/>
        <w:right w:val="none" w:sz="0" w:space="0" w:color="auto"/>
      </w:divBdr>
    </w:div>
    <w:div w:id="883251396">
      <w:bodyDiv w:val="1"/>
      <w:marLeft w:val="0"/>
      <w:marRight w:val="0"/>
      <w:marTop w:val="0"/>
      <w:marBottom w:val="0"/>
      <w:divBdr>
        <w:top w:val="none" w:sz="0" w:space="0" w:color="auto"/>
        <w:left w:val="none" w:sz="0" w:space="0" w:color="auto"/>
        <w:bottom w:val="none" w:sz="0" w:space="0" w:color="auto"/>
        <w:right w:val="none" w:sz="0" w:space="0" w:color="auto"/>
      </w:divBdr>
    </w:div>
    <w:div w:id="894395814">
      <w:bodyDiv w:val="1"/>
      <w:marLeft w:val="0"/>
      <w:marRight w:val="0"/>
      <w:marTop w:val="0"/>
      <w:marBottom w:val="0"/>
      <w:divBdr>
        <w:top w:val="none" w:sz="0" w:space="0" w:color="auto"/>
        <w:left w:val="none" w:sz="0" w:space="0" w:color="auto"/>
        <w:bottom w:val="none" w:sz="0" w:space="0" w:color="auto"/>
        <w:right w:val="none" w:sz="0" w:space="0" w:color="auto"/>
      </w:divBdr>
    </w:div>
    <w:div w:id="916744206">
      <w:bodyDiv w:val="1"/>
      <w:marLeft w:val="0"/>
      <w:marRight w:val="0"/>
      <w:marTop w:val="0"/>
      <w:marBottom w:val="0"/>
      <w:divBdr>
        <w:top w:val="none" w:sz="0" w:space="0" w:color="auto"/>
        <w:left w:val="none" w:sz="0" w:space="0" w:color="auto"/>
        <w:bottom w:val="none" w:sz="0" w:space="0" w:color="auto"/>
        <w:right w:val="none" w:sz="0" w:space="0" w:color="auto"/>
      </w:divBdr>
    </w:div>
    <w:div w:id="935751812">
      <w:bodyDiv w:val="1"/>
      <w:marLeft w:val="0"/>
      <w:marRight w:val="0"/>
      <w:marTop w:val="0"/>
      <w:marBottom w:val="0"/>
      <w:divBdr>
        <w:top w:val="none" w:sz="0" w:space="0" w:color="auto"/>
        <w:left w:val="none" w:sz="0" w:space="0" w:color="auto"/>
        <w:bottom w:val="none" w:sz="0" w:space="0" w:color="auto"/>
        <w:right w:val="none" w:sz="0" w:space="0" w:color="auto"/>
      </w:divBdr>
    </w:div>
    <w:div w:id="947007523">
      <w:bodyDiv w:val="1"/>
      <w:marLeft w:val="0"/>
      <w:marRight w:val="0"/>
      <w:marTop w:val="0"/>
      <w:marBottom w:val="0"/>
      <w:divBdr>
        <w:top w:val="none" w:sz="0" w:space="0" w:color="auto"/>
        <w:left w:val="none" w:sz="0" w:space="0" w:color="auto"/>
        <w:bottom w:val="none" w:sz="0" w:space="0" w:color="auto"/>
        <w:right w:val="none" w:sz="0" w:space="0" w:color="auto"/>
      </w:divBdr>
    </w:div>
    <w:div w:id="962612514">
      <w:bodyDiv w:val="1"/>
      <w:marLeft w:val="0"/>
      <w:marRight w:val="0"/>
      <w:marTop w:val="0"/>
      <w:marBottom w:val="0"/>
      <w:divBdr>
        <w:top w:val="none" w:sz="0" w:space="0" w:color="auto"/>
        <w:left w:val="none" w:sz="0" w:space="0" w:color="auto"/>
        <w:bottom w:val="none" w:sz="0" w:space="0" w:color="auto"/>
        <w:right w:val="none" w:sz="0" w:space="0" w:color="auto"/>
      </w:divBdr>
    </w:div>
    <w:div w:id="978993294">
      <w:bodyDiv w:val="1"/>
      <w:marLeft w:val="0"/>
      <w:marRight w:val="0"/>
      <w:marTop w:val="0"/>
      <w:marBottom w:val="0"/>
      <w:divBdr>
        <w:top w:val="none" w:sz="0" w:space="0" w:color="auto"/>
        <w:left w:val="none" w:sz="0" w:space="0" w:color="auto"/>
        <w:bottom w:val="none" w:sz="0" w:space="0" w:color="auto"/>
        <w:right w:val="none" w:sz="0" w:space="0" w:color="auto"/>
      </w:divBdr>
    </w:div>
    <w:div w:id="999964050">
      <w:bodyDiv w:val="1"/>
      <w:marLeft w:val="0"/>
      <w:marRight w:val="0"/>
      <w:marTop w:val="0"/>
      <w:marBottom w:val="0"/>
      <w:divBdr>
        <w:top w:val="none" w:sz="0" w:space="0" w:color="auto"/>
        <w:left w:val="none" w:sz="0" w:space="0" w:color="auto"/>
        <w:bottom w:val="none" w:sz="0" w:space="0" w:color="auto"/>
        <w:right w:val="none" w:sz="0" w:space="0" w:color="auto"/>
      </w:divBdr>
    </w:div>
    <w:div w:id="1008407159">
      <w:bodyDiv w:val="1"/>
      <w:marLeft w:val="0"/>
      <w:marRight w:val="0"/>
      <w:marTop w:val="0"/>
      <w:marBottom w:val="0"/>
      <w:divBdr>
        <w:top w:val="none" w:sz="0" w:space="0" w:color="auto"/>
        <w:left w:val="none" w:sz="0" w:space="0" w:color="auto"/>
        <w:bottom w:val="none" w:sz="0" w:space="0" w:color="auto"/>
        <w:right w:val="none" w:sz="0" w:space="0" w:color="auto"/>
      </w:divBdr>
    </w:div>
    <w:div w:id="1011837644">
      <w:bodyDiv w:val="1"/>
      <w:marLeft w:val="0"/>
      <w:marRight w:val="0"/>
      <w:marTop w:val="0"/>
      <w:marBottom w:val="0"/>
      <w:divBdr>
        <w:top w:val="none" w:sz="0" w:space="0" w:color="auto"/>
        <w:left w:val="none" w:sz="0" w:space="0" w:color="auto"/>
        <w:bottom w:val="none" w:sz="0" w:space="0" w:color="auto"/>
        <w:right w:val="none" w:sz="0" w:space="0" w:color="auto"/>
      </w:divBdr>
    </w:div>
    <w:div w:id="1012875455">
      <w:bodyDiv w:val="1"/>
      <w:marLeft w:val="0"/>
      <w:marRight w:val="0"/>
      <w:marTop w:val="0"/>
      <w:marBottom w:val="0"/>
      <w:divBdr>
        <w:top w:val="none" w:sz="0" w:space="0" w:color="auto"/>
        <w:left w:val="none" w:sz="0" w:space="0" w:color="auto"/>
        <w:bottom w:val="none" w:sz="0" w:space="0" w:color="auto"/>
        <w:right w:val="none" w:sz="0" w:space="0" w:color="auto"/>
      </w:divBdr>
    </w:div>
    <w:div w:id="1046024357">
      <w:bodyDiv w:val="1"/>
      <w:marLeft w:val="0"/>
      <w:marRight w:val="0"/>
      <w:marTop w:val="0"/>
      <w:marBottom w:val="0"/>
      <w:divBdr>
        <w:top w:val="none" w:sz="0" w:space="0" w:color="auto"/>
        <w:left w:val="none" w:sz="0" w:space="0" w:color="auto"/>
        <w:bottom w:val="none" w:sz="0" w:space="0" w:color="auto"/>
        <w:right w:val="none" w:sz="0" w:space="0" w:color="auto"/>
      </w:divBdr>
    </w:div>
    <w:div w:id="1074165092">
      <w:bodyDiv w:val="1"/>
      <w:marLeft w:val="0"/>
      <w:marRight w:val="0"/>
      <w:marTop w:val="0"/>
      <w:marBottom w:val="0"/>
      <w:divBdr>
        <w:top w:val="none" w:sz="0" w:space="0" w:color="auto"/>
        <w:left w:val="none" w:sz="0" w:space="0" w:color="auto"/>
        <w:bottom w:val="none" w:sz="0" w:space="0" w:color="auto"/>
        <w:right w:val="none" w:sz="0" w:space="0" w:color="auto"/>
      </w:divBdr>
    </w:div>
    <w:div w:id="1082021020">
      <w:bodyDiv w:val="1"/>
      <w:marLeft w:val="0"/>
      <w:marRight w:val="0"/>
      <w:marTop w:val="0"/>
      <w:marBottom w:val="0"/>
      <w:divBdr>
        <w:top w:val="none" w:sz="0" w:space="0" w:color="auto"/>
        <w:left w:val="none" w:sz="0" w:space="0" w:color="auto"/>
        <w:bottom w:val="none" w:sz="0" w:space="0" w:color="auto"/>
        <w:right w:val="none" w:sz="0" w:space="0" w:color="auto"/>
      </w:divBdr>
    </w:div>
    <w:div w:id="1122379565">
      <w:bodyDiv w:val="1"/>
      <w:marLeft w:val="0"/>
      <w:marRight w:val="0"/>
      <w:marTop w:val="0"/>
      <w:marBottom w:val="0"/>
      <w:divBdr>
        <w:top w:val="none" w:sz="0" w:space="0" w:color="auto"/>
        <w:left w:val="none" w:sz="0" w:space="0" w:color="auto"/>
        <w:bottom w:val="none" w:sz="0" w:space="0" w:color="auto"/>
        <w:right w:val="none" w:sz="0" w:space="0" w:color="auto"/>
      </w:divBdr>
    </w:div>
    <w:div w:id="1131676993">
      <w:bodyDiv w:val="1"/>
      <w:marLeft w:val="0"/>
      <w:marRight w:val="0"/>
      <w:marTop w:val="0"/>
      <w:marBottom w:val="0"/>
      <w:divBdr>
        <w:top w:val="none" w:sz="0" w:space="0" w:color="auto"/>
        <w:left w:val="none" w:sz="0" w:space="0" w:color="auto"/>
        <w:bottom w:val="none" w:sz="0" w:space="0" w:color="auto"/>
        <w:right w:val="none" w:sz="0" w:space="0" w:color="auto"/>
      </w:divBdr>
    </w:div>
    <w:div w:id="1135682617">
      <w:bodyDiv w:val="1"/>
      <w:marLeft w:val="0"/>
      <w:marRight w:val="0"/>
      <w:marTop w:val="0"/>
      <w:marBottom w:val="0"/>
      <w:divBdr>
        <w:top w:val="none" w:sz="0" w:space="0" w:color="auto"/>
        <w:left w:val="none" w:sz="0" w:space="0" w:color="auto"/>
        <w:bottom w:val="none" w:sz="0" w:space="0" w:color="auto"/>
        <w:right w:val="none" w:sz="0" w:space="0" w:color="auto"/>
      </w:divBdr>
    </w:div>
    <w:div w:id="1209806044">
      <w:bodyDiv w:val="1"/>
      <w:marLeft w:val="0"/>
      <w:marRight w:val="0"/>
      <w:marTop w:val="0"/>
      <w:marBottom w:val="0"/>
      <w:divBdr>
        <w:top w:val="none" w:sz="0" w:space="0" w:color="auto"/>
        <w:left w:val="none" w:sz="0" w:space="0" w:color="auto"/>
        <w:bottom w:val="none" w:sz="0" w:space="0" w:color="auto"/>
        <w:right w:val="none" w:sz="0" w:space="0" w:color="auto"/>
      </w:divBdr>
    </w:div>
    <w:div w:id="1210533151">
      <w:bodyDiv w:val="1"/>
      <w:marLeft w:val="0"/>
      <w:marRight w:val="0"/>
      <w:marTop w:val="0"/>
      <w:marBottom w:val="0"/>
      <w:divBdr>
        <w:top w:val="none" w:sz="0" w:space="0" w:color="auto"/>
        <w:left w:val="none" w:sz="0" w:space="0" w:color="auto"/>
        <w:bottom w:val="none" w:sz="0" w:space="0" w:color="auto"/>
        <w:right w:val="none" w:sz="0" w:space="0" w:color="auto"/>
      </w:divBdr>
    </w:div>
    <w:div w:id="1227565158">
      <w:bodyDiv w:val="1"/>
      <w:marLeft w:val="0"/>
      <w:marRight w:val="0"/>
      <w:marTop w:val="0"/>
      <w:marBottom w:val="0"/>
      <w:divBdr>
        <w:top w:val="none" w:sz="0" w:space="0" w:color="auto"/>
        <w:left w:val="none" w:sz="0" w:space="0" w:color="auto"/>
        <w:bottom w:val="none" w:sz="0" w:space="0" w:color="auto"/>
        <w:right w:val="none" w:sz="0" w:space="0" w:color="auto"/>
      </w:divBdr>
    </w:div>
    <w:div w:id="1231501251">
      <w:bodyDiv w:val="1"/>
      <w:marLeft w:val="0"/>
      <w:marRight w:val="0"/>
      <w:marTop w:val="0"/>
      <w:marBottom w:val="0"/>
      <w:divBdr>
        <w:top w:val="none" w:sz="0" w:space="0" w:color="auto"/>
        <w:left w:val="none" w:sz="0" w:space="0" w:color="auto"/>
        <w:bottom w:val="none" w:sz="0" w:space="0" w:color="auto"/>
        <w:right w:val="none" w:sz="0" w:space="0" w:color="auto"/>
      </w:divBdr>
    </w:div>
    <w:div w:id="1237787125">
      <w:bodyDiv w:val="1"/>
      <w:marLeft w:val="0"/>
      <w:marRight w:val="0"/>
      <w:marTop w:val="0"/>
      <w:marBottom w:val="0"/>
      <w:divBdr>
        <w:top w:val="none" w:sz="0" w:space="0" w:color="auto"/>
        <w:left w:val="none" w:sz="0" w:space="0" w:color="auto"/>
        <w:bottom w:val="none" w:sz="0" w:space="0" w:color="auto"/>
        <w:right w:val="none" w:sz="0" w:space="0" w:color="auto"/>
      </w:divBdr>
    </w:div>
    <w:div w:id="1239708407">
      <w:bodyDiv w:val="1"/>
      <w:marLeft w:val="0"/>
      <w:marRight w:val="0"/>
      <w:marTop w:val="0"/>
      <w:marBottom w:val="0"/>
      <w:divBdr>
        <w:top w:val="none" w:sz="0" w:space="0" w:color="auto"/>
        <w:left w:val="none" w:sz="0" w:space="0" w:color="auto"/>
        <w:bottom w:val="none" w:sz="0" w:space="0" w:color="auto"/>
        <w:right w:val="none" w:sz="0" w:space="0" w:color="auto"/>
      </w:divBdr>
    </w:div>
    <w:div w:id="1287273255">
      <w:bodyDiv w:val="1"/>
      <w:marLeft w:val="0"/>
      <w:marRight w:val="0"/>
      <w:marTop w:val="0"/>
      <w:marBottom w:val="0"/>
      <w:divBdr>
        <w:top w:val="none" w:sz="0" w:space="0" w:color="auto"/>
        <w:left w:val="none" w:sz="0" w:space="0" w:color="auto"/>
        <w:bottom w:val="none" w:sz="0" w:space="0" w:color="auto"/>
        <w:right w:val="none" w:sz="0" w:space="0" w:color="auto"/>
      </w:divBdr>
    </w:div>
    <w:div w:id="1291471955">
      <w:bodyDiv w:val="1"/>
      <w:marLeft w:val="0"/>
      <w:marRight w:val="0"/>
      <w:marTop w:val="0"/>
      <w:marBottom w:val="0"/>
      <w:divBdr>
        <w:top w:val="none" w:sz="0" w:space="0" w:color="auto"/>
        <w:left w:val="none" w:sz="0" w:space="0" w:color="auto"/>
        <w:bottom w:val="none" w:sz="0" w:space="0" w:color="auto"/>
        <w:right w:val="none" w:sz="0" w:space="0" w:color="auto"/>
      </w:divBdr>
    </w:div>
    <w:div w:id="1330643899">
      <w:bodyDiv w:val="1"/>
      <w:marLeft w:val="0"/>
      <w:marRight w:val="0"/>
      <w:marTop w:val="0"/>
      <w:marBottom w:val="0"/>
      <w:divBdr>
        <w:top w:val="none" w:sz="0" w:space="0" w:color="auto"/>
        <w:left w:val="none" w:sz="0" w:space="0" w:color="auto"/>
        <w:bottom w:val="none" w:sz="0" w:space="0" w:color="auto"/>
        <w:right w:val="none" w:sz="0" w:space="0" w:color="auto"/>
      </w:divBdr>
    </w:div>
    <w:div w:id="1332567521">
      <w:bodyDiv w:val="1"/>
      <w:marLeft w:val="0"/>
      <w:marRight w:val="0"/>
      <w:marTop w:val="0"/>
      <w:marBottom w:val="0"/>
      <w:divBdr>
        <w:top w:val="none" w:sz="0" w:space="0" w:color="auto"/>
        <w:left w:val="none" w:sz="0" w:space="0" w:color="auto"/>
        <w:bottom w:val="none" w:sz="0" w:space="0" w:color="auto"/>
        <w:right w:val="none" w:sz="0" w:space="0" w:color="auto"/>
      </w:divBdr>
    </w:div>
    <w:div w:id="1333725373">
      <w:bodyDiv w:val="1"/>
      <w:marLeft w:val="0"/>
      <w:marRight w:val="0"/>
      <w:marTop w:val="0"/>
      <w:marBottom w:val="0"/>
      <w:divBdr>
        <w:top w:val="none" w:sz="0" w:space="0" w:color="auto"/>
        <w:left w:val="none" w:sz="0" w:space="0" w:color="auto"/>
        <w:bottom w:val="none" w:sz="0" w:space="0" w:color="auto"/>
        <w:right w:val="none" w:sz="0" w:space="0" w:color="auto"/>
      </w:divBdr>
    </w:div>
    <w:div w:id="1395542071">
      <w:bodyDiv w:val="1"/>
      <w:marLeft w:val="0"/>
      <w:marRight w:val="0"/>
      <w:marTop w:val="0"/>
      <w:marBottom w:val="0"/>
      <w:divBdr>
        <w:top w:val="none" w:sz="0" w:space="0" w:color="auto"/>
        <w:left w:val="none" w:sz="0" w:space="0" w:color="auto"/>
        <w:bottom w:val="none" w:sz="0" w:space="0" w:color="auto"/>
        <w:right w:val="none" w:sz="0" w:space="0" w:color="auto"/>
      </w:divBdr>
      <w:divsChild>
        <w:div w:id="2029407703">
          <w:marLeft w:val="0"/>
          <w:marRight w:val="0"/>
          <w:marTop w:val="0"/>
          <w:marBottom w:val="0"/>
          <w:divBdr>
            <w:top w:val="none" w:sz="0" w:space="0" w:color="auto"/>
            <w:left w:val="none" w:sz="0" w:space="0" w:color="auto"/>
            <w:bottom w:val="none" w:sz="0" w:space="0" w:color="auto"/>
            <w:right w:val="none" w:sz="0" w:space="0" w:color="auto"/>
          </w:divBdr>
          <w:divsChild>
            <w:div w:id="640308579">
              <w:marLeft w:val="0"/>
              <w:marRight w:val="0"/>
              <w:marTop w:val="0"/>
              <w:marBottom w:val="0"/>
              <w:divBdr>
                <w:top w:val="none" w:sz="0" w:space="0" w:color="auto"/>
                <w:left w:val="none" w:sz="0" w:space="0" w:color="auto"/>
                <w:bottom w:val="none" w:sz="0" w:space="0" w:color="auto"/>
                <w:right w:val="none" w:sz="0" w:space="0" w:color="auto"/>
              </w:divBdr>
            </w:div>
            <w:div w:id="15450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4933">
      <w:bodyDiv w:val="1"/>
      <w:marLeft w:val="0"/>
      <w:marRight w:val="0"/>
      <w:marTop w:val="0"/>
      <w:marBottom w:val="0"/>
      <w:divBdr>
        <w:top w:val="none" w:sz="0" w:space="0" w:color="auto"/>
        <w:left w:val="none" w:sz="0" w:space="0" w:color="auto"/>
        <w:bottom w:val="none" w:sz="0" w:space="0" w:color="auto"/>
        <w:right w:val="none" w:sz="0" w:space="0" w:color="auto"/>
      </w:divBdr>
    </w:div>
    <w:div w:id="1427537515">
      <w:bodyDiv w:val="1"/>
      <w:marLeft w:val="0"/>
      <w:marRight w:val="0"/>
      <w:marTop w:val="0"/>
      <w:marBottom w:val="0"/>
      <w:divBdr>
        <w:top w:val="none" w:sz="0" w:space="0" w:color="auto"/>
        <w:left w:val="none" w:sz="0" w:space="0" w:color="auto"/>
        <w:bottom w:val="none" w:sz="0" w:space="0" w:color="auto"/>
        <w:right w:val="none" w:sz="0" w:space="0" w:color="auto"/>
      </w:divBdr>
    </w:div>
    <w:div w:id="1440101603">
      <w:bodyDiv w:val="1"/>
      <w:marLeft w:val="0"/>
      <w:marRight w:val="0"/>
      <w:marTop w:val="0"/>
      <w:marBottom w:val="0"/>
      <w:divBdr>
        <w:top w:val="none" w:sz="0" w:space="0" w:color="auto"/>
        <w:left w:val="none" w:sz="0" w:space="0" w:color="auto"/>
        <w:bottom w:val="none" w:sz="0" w:space="0" w:color="auto"/>
        <w:right w:val="none" w:sz="0" w:space="0" w:color="auto"/>
      </w:divBdr>
    </w:div>
    <w:div w:id="1452163487">
      <w:bodyDiv w:val="1"/>
      <w:marLeft w:val="0"/>
      <w:marRight w:val="0"/>
      <w:marTop w:val="0"/>
      <w:marBottom w:val="0"/>
      <w:divBdr>
        <w:top w:val="none" w:sz="0" w:space="0" w:color="auto"/>
        <w:left w:val="none" w:sz="0" w:space="0" w:color="auto"/>
        <w:bottom w:val="none" w:sz="0" w:space="0" w:color="auto"/>
        <w:right w:val="none" w:sz="0" w:space="0" w:color="auto"/>
      </w:divBdr>
    </w:div>
    <w:div w:id="1462189711">
      <w:bodyDiv w:val="1"/>
      <w:marLeft w:val="0"/>
      <w:marRight w:val="0"/>
      <w:marTop w:val="0"/>
      <w:marBottom w:val="0"/>
      <w:divBdr>
        <w:top w:val="none" w:sz="0" w:space="0" w:color="auto"/>
        <w:left w:val="none" w:sz="0" w:space="0" w:color="auto"/>
        <w:bottom w:val="none" w:sz="0" w:space="0" w:color="auto"/>
        <w:right w:val="none" w:sz="0" w:space="0" w:color="auto"/>
      </w:divBdr>
    </w:div>
    <w:div w:id="1506939331">
      <w:bodyDiv w:val="1"/>
      <w:marLeft w:val="0"/>
      <w:marRight w:val="0"/>
      <w:marTop w:val="0"/>
      <w:marBottom w:val="0"/>
      <w:divBdr>
        <w:top w:val="none" w:sz="0" w:space="0" w:color="auto"/>
        <w:left w:val="none" w:sz="0" w:space="0" w:color="auto"/>
        <w:bottom w:val="none" w:sz="0" w:space="0" w:color="auto"/>
        <w:right w:val="none" w:sz="0" w:space="0" w:color="auto"/>
      </w:divBdr>
    </w:div>
    <w:div w:id="1511095048">
      <w:bodyDiv w:val="1"/>
      <w:marLeft w:val="0"/>
      <w:marRight w:val="0"/>
      <w:marTop w:val="0"/>
      <w:marBottom w:val="0"/>
      <w:divBdr>
        <w:top w:val="none" w:sz="0" w:space="0" w:color="auto"/>
        <w:left w:val="none" w:sz="0" w:space="0" w:color="auto"/>
        <w:bottom w:val="none" w:sz="0" w:space="0" w:color="auto"/>
        <w:right w:val="none" w:sz="0" w:space="0" w:color="auto"/>
      </w:divBdr>
    </w:div>
    <w:div w:id="1528594256">
      <w:bodyDiv w:val="1"/>
      <w:marLeft w:val="0"/>
      <w:marRight w:val="0"/>
      <w:marTop w:val="0"/>
      <w:marBottom w:val="0"/>
      <w:divBdr>
        <w:top w:val="none" w:sz="0" w:space="0" w:color="auto"/>
        <w:left w:val="none" w:sz="0" w:space="0" w:color="auto"/>
        <w:bottom w:val="none" w:sz="0" w:space="0" w:color="auto"/>
        <w:right w:val="none" w:sz="0" w:space="0" w:color="auto"/>
      </w:divBdr>
    </w:div>
    <w:div w:id="1536691506">
      <w:bodyDiv w:val="1"/>
      <w:marLeft w:val="0"/>
      <w:marRight w:val="0"/>
      <w:marTop w:val="0"/>
      <w:marBottom w:val="0"/>
      <w:divBdr>
        <w:top w:val="none" w:sz="0" w:space="0" w:color="auto"/>
        <w:left w:val="none" w:sz="0" w:space="0" w:color="auto"/>
        <w:bottom w:val="none" w:sz="0" w:space="0" w:color="auto"/>
        <w:right w:val="none" w:sz="0" w:space="0" w:color="auto"/>
      </w:divBdr>
    </w:div>
    <w:div w:id="1556502050">
      <w:bodyDiv w:val="1"/>
      <w:marLeft w:val="0"/>
      <w:marRight w:val="0"/>
      <w:marTop w:val="0"/>
      <w:marBottom w:val="0"/>
      <w:divBdr>
        <w:top w:val="none" w:sz="0" w:space="0" w:color="auto"/>
        <w:left w:val="none" w:sz="0" w:space="0" w:color="auto"/>
        <w:bottom w:val="none" w:sz="0" w:space="0" w:color="auto"/>
        <w:right w:val="none" w:sz="0" w:space="0" w:color="auto"/>
      </w:divBdr>
    </w:div>
    <w:div w:id="1567565620">
      <w:bodyDiv w:val="1"/>
      <w:marLeft w:val="0"/>
      <w:marRight w:val="0"/>
      <w:marTop w:val="0"/>
      <w:marBottom w:val="0"/>
      <w:divBdr>
        <w:top w:val="none" w:sz="0" w:space="0" w:color="auto"/>
        <w:left w:val="none" w:sz="0" w:space="0" w:color="auto"/>
        <w:bottom w:val="none" w:sz="0" w:space="0" w:color="auto"/>
        <w:right w:val="none" w:sz="0" w:space="0" w:color="auto"/>
      </w:divBdr>
    </w:div>
    <w:div w:id="1584686106">
      <w:bodyDiv w:val="1"/>
      <w:marLeft w:val="0"/>
      <w:marRight w:val="0"/>
      <w:marTop w:val="0"/>
      <w:marBottom w:val="0"/>
      <w:divBdr>
        <w:top w:val="none" w:sz="0" w:space="0" w:color="auto"/>
        <w:left w:val="none" w:sz="0" w:space="0" w:color="auto"/>
        <w:bottom w:val="none" w:sz="0" w:space="0" w:color="auto"/>
        <w:right w:val="none" w:sz="0" w:space="0" w:color="auto"/>
      </w:divBdr>
    </w:div>
    <w:div w:id="1598253795">
      <w:bodyDiv w:val="1"/>
      <w:marLeft w:val="0"/>
      <w:marRight w:val="0"/>
      <w:marTop w:val="0"/>
      <w:marBottom w:val="0"/>
      <w:divBdr>
        <w:top w:val="none" w:sz="0" w:space="0" w:color="auto"/>
        <w:left w:val="none" w:sz="0" w:space="0" w:color="auto"/>
        <w:bottom w:val="none" w:sz="0" w:space="0" w:color="auto"/>
        <w:right w:val="none" w:sz="0" w:space="0" w:color="auto"/>
      </w:divBdr>
    </w:div>
    <w:div w:id="1622690200">
      <w:bodyDiv w:val="1"/>
      <w:marLeft w:val="0"/>
      <w:marRight w:val="0"/>
      <w:marTop w:val="0"/>
      <w:marBottom w:val="0"/>
      <w:divBdr>
        <w:top w:val="none" w:sz="0" w:space="0" w:color="auto"/>
        <w:left w:val="none" w:sz="0" w:space="0" w:color="auto"/>
        <w:bottom w:val="none" w:sz="0" w:space="0" w:color="auto"/>
        <w:right w:val="none" w:sz="0" w:space="0" w:color="auto"/>
      </w:divBdr>
    </w:div>
    <w:div w:id="1630475061">
      <w:bodyDiv w:val="1"/>
      <w:marLeft w:val="0"/>
      <w:marRight w:val="0"/>
      <w:marTop w:val="0"/>
      <w:marBottom w:val="0"/>
      <w:divBdr>
        <w:top w:val="none" w:sz="0" w:space="0" w:color="auto"/>
        <w:left w:val="none" w:sz="0" w:space="0" w:color="auto"/>
        <w:bottom w:val="none" w:sz="0" w:space="0" w:color="auto"/>
        <w:right w:val="none" w:sz="0" w:space="0" w:color="auto"/>
      </w:divBdr>
    </w:div>
    <w:div w:id="1648363920">
      <w:bodyDiv w:val="1"/>
      <w:marLeft w:val="0"/>
      <w:marRight w:val="0"/>
      <w:marTop w:val="0"/>
      <w:marBottom w:val="0"/>
      <w:divBdr>
        <w:top w:val="none" w:sz="0" w:space="0" w:color="auto"/>
        <w:left w:val="none" w:sz="0" w:space="0" w:color="auto"/>
        <w:bottom w:val="none" w:sz="0" w:space="0" w:color="auto"/>
        <w:right w:val="none" w:sz="0" w:space="0" w:color="auto"/>
      </w:divBdr>
    </w:div>
    <w:div w:id="1651863606">
      <w:bodyDiv w:val="1"/>
      <w:marLeft w:val="0"/>
      <w:marRight w:val="0"/>
      <w:marTop w:val="0"/>
      <w:marBottom w:val="0"/>
      <w:divBdr>
        <w:top w:val="none" w:sz="0" w:space="0" w:color="auto"/>
        <w:left w:val="none" w:sz="0" w:space="0" w:color="auto"/>
        <w:bottom w:val="none" w:sz="0" w:space="0" w:color="auto"/>
        <w:right w:val="none" w:sz="0" w:space="0" w:color="auto"/>
      </w:divBdr>
    </w:div>
    <w:div w:id="1655991677">
      <w:bodyDiv w:val="1"/>
      <w:marLeft w:val="0"/>
      <w:marRight w:val="0"/>
      <w:marTop w:val="0"/>
      <w:marBottom w:val="0"/>
      <w:divBdr>
        <w:top w:val="none" w:sz="0" w:space="0" w:color="auto"/>
        <w:left w:val="none" w:sz="0" w:space="0" w:color="auto"/>
        <w:bottom w:val="none" w:sz="0" w:space="0" w:color="auto"/>
        <w:right w:val="none" w:sz="0" w:space="0" w:color="auto"/>
      </w:divBdr>
      <w:divsChild>
        <w:div w:id="1508010768">
          <w:marLeft w:val="0"/>
          <w:marRight w:val="0"/>
          <w:marTop w:val="0"/>
          <w:marBottom w:val="0"/>
          <w:divBdr>
            <w:top w:val="none" w:sz="0" w:space="0" w:color="auto"/>
            <w:left w:val="none" w:sz="0" w:space="0" w:color="auto"/>
            <w:bottom w:val="none" w:sz="0" w:space="0" w:color="auto"/>
            <w:right w:val="none" w:sz="0" w:space="0" w:color="auto"/>
          </w:divBdr>
          <w:divsChild>
            <w:div w:id="5251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0284">
      <w:bodyDiv w:val="1"/>
      <w:marLeft w:val="0"/>
      <w:marRight w:val="0"/>
      <w:marTop w:val="0"/>
      <w:marBottom w:val="0"/>
      <w:divBdr>
        <w:top w:val="none" w:sz="0" w:space="0" w:color="auto"/>
        <w:left w:val="none" w:sz="0" w:space="0" w:color="auto"/>
        <w:bottom w:val="none" w:sz="0" w:space="0" w:color="auto"/>
        <w:right w:val="none" w:sz="0" w:space="0" w:color="auto"/>
      </w:divBdr>
    </w:div>
    <w:div w:id="1692798503">
      <w:bodyDiv w:val="1"/>
      <w:marLeft w:val="0"/>
      <w:marRight w:val="0"/>
      <w:marTop w:val="0"/>
      <w:marBottom w:val="0"/>
      <w:divBdr>
        <w:top w:val="none" w:sz="0" w:space="0" w:color="auto"/>
        <w:left w:val="none" w:sz="0" w:space="0" w:color="auto"/>
        <w:bottom w:val="none" w:sz="0" w:space="0" w:color="auto"/>
        <w:right w:val="none" w:sz="0" w:space="0" w:color="auto"/>
      </w:divBdr>
    </w:div>
    <w:div w:id="1736052263">
      <w:bodyDiv w:val="1"/>
      <w:marLeft w:val="0"/>
      <w:marRight w:val="0"/>
      <w:marTop w:val="0"/>
      <w:marBottom w:val="0"/>
      <w:divBdr>
        <w:top w:val="none" w:sz="0" w:space="0" w:color="auto"/>
        <w:left w:val="none" w:sz="0" w:space="0" w:color="auto"/>
        <w:bottom w:val="none" w:sz="0" w:space="0" w:color="auto"/>
        <w:right w:val="none" w:sz="0" w:space="0" w:color="auto"/>
      </w:divBdr>
    </w:div>
    <w:div w:id="1740519350">
      <w:bodyDiv w:val="1"/>
      <w:marLeft w:val="0"/>
      <w:marRight w:val="0"/>
      <w:marTop w:val="0"/>
      <w:marBottom w:val="0"/>
      <w:divBdr>
        <w:top w:val="none" w:sz="0" w:space="0" w:color="auto"/>
        <w:left w:val="none" w:sz="0" w:space="0" w:color="auto"/>
        <w:bottom w:val="none" w:sz="0" w:space="0" w:color="auto"/>
        <w:right w:val="none" w:sz="0" w:space="0" w:color="auto"/>
      </w:divBdr>
    </w:div>
    <w:div w:id="1746756663">
      <w:bodyDiv w:val="1"/>
      <w:marLeft w:val="0"/>
      <w:marRight w:val="0"/>
      <w:marTop w:val="0"/>
      <w:marBottom w:val="0"/>
      <w:divBdr>
        <w:top w:val="none" w:sz="0" w:space="0" w:color="auto"/>
        <w:left w:val="none" w:sz="0" w:space="0" w:color="auto"/>
        <w:bottom w:val="none" w:sz="0" w:space="0" w:color="auto"/>
        <w:right w:val="none" w:sz="0" w:space="0" w:color="auto"/>
      </w:divBdr>
    </w:div>
    <w:div w:id="1751462513">
      <w:bodyDiv w:val="1"/>
      <w:marLeft w:val="0"/>
      <w:marRight w:val="0"/>
      <w:marTop w:val="0"/>
      <w:marBottom w:val="0"/>
      <w:divBdr>
        <w:top w:val="none" w:sz="0" w:space="0" w:color="auto"/>
        <w:left w:val="none" w:sz="0" w:space="0" w:color="auto"/>
        <w:bottom w:val="none" w:sz="0" w:space="0" w:color="auto"/>
        <w:right w:val="none" w:sz="0" w:space="0" w:color="auto"/>
      </w:divBdr>
    </w:div>
    <w:div w:id="1764647570">
      <w:bodyDiv w:val="1"/>
      <w:marLeft w:val="0"/>
      <w:marRight w:val="0"/>
      <w:marTop w:val="0"/>
      <w:marBottom w:val="0"/>
      <w:divBdr>
        <w:top w:val="none" w:sz="0" w:space="0" w:color="auto"/>
        <w:left w:val="none" w:sz="0" w:space="0" w:color="auto"/>
        <w:bottom w:val="none" w:sz="0" w:space="0" w:color="auto"/>
        <w:right w:val="none" w:sz="0" w:space="0" w:color="auto"/>
      </w:divBdr>
    </w:div>
    <w:div w:id="1773747432">
      <w:bodyDiv w:val="1"/>
      <w:marLeft w:val="0"/>
      <w:marRight w:val="0"/>
      <w:marTop w:val="0"/>
      <w:marBottom w:val="0"/>
      <w:divBdr>
        <w:top w:val="none" w:sz="0" w:space="0" w:color="auto"/>
        <w:left w:val="none" w:sz="0" w:space="0" w:color="auto"/>
        <w:bottom w:val="none" w:sz="0" w:space="0" w:color="auto"/>
        <w:right w:val="none" w:sz="0" w:space="0" w:color="auto"/>
      </w:divBdr>
    </w:div>
    <w:div w:id="1784878661">
      <w:bodyDiv w:val="1"/>
      <w:marLeft w:val="0"/>
      <w:marRight w:val="0"/>
      <w:marTop w:val="0"/>
      <w:marBottom w:val="0"/>
      <w:divBdr>
        <w:top w:val="none" w:sz="0" w:space="0" w:color="auto"/>
        <w:left w:val="none" w:sz="0" w:space="0" w:color="auto"/>
        <w:bottom w:val="none" w:sz="0" w:space="0" w:color="auto"/>
        <w:right w:val="none" w:sz="0" w:space="0" w:color="auto"/>
      </w:divBdr>
    </w:div>
    <w:div w:id="1795784341">
      <w:bodyDiv w:val="1"/>
      <w:marLeft w:val="0"/>
      <w:marRight w:val="0"/>
      <w:marTop w:val="0"/>
      <w:marBottom w:val="0"/>
      <w:divBdr>
        <w:top w:val="none" w:sz="0" w:space="0" w:color="auto"/>
        <w:left w:val="none" w:sz="0" w:space="0" w:color="auto"/>
        <w:bottom w:val="none" w:sz="0" w:space="0" w:color="auto"/>
        <w:right w:val="none" w:sz="0" w:space="0" w:color="auto"/>
      </w:divBdr>
    </w:div>
    <w:div w:id="1799563905">
      <w:bodyDiv w:val="1"/>
      <w:marLeft w:val="0"/>
      <w:marRight w:val="0"/>
      <w:marTop w:val="0"/>
      <w:marBottom w:val="0"/>
      <w:divBdr>
        <w:top w:val="none" w:sz="0" w:space="0" w:color="auto"/>
        <w:left w:val="none" w:sz="0" w:space="0" w:color="auto"/>
        <w:bottom w:val="none" w:sz="0" w:space="0" w:color="auto"/>
        <w:right w:val="none" w:sz="0" w:space="0" w:color="auto"/>
      </w:divBdr>
    </w:div>
    <w:div w:id="1808934209">
      <w:bodyDiv w:val="1"/>
      <w:marLeft w:val="0"/>
      <w:marRight w:val="0"/>
      <w:marTop w:val="0"/>
      <w:marBottom w:val="0"/>
      <w:divBdr>
        <w:top w:val="none" w:sz="0" w:space="0" w:color="auto"/>
        <w:left w:val="none" w:sz="0" w:space="0" w:color="auto"/>
        <w:bottom w:val="none" w:sz="0" w:space="0" w:color="auto"/>
        <w:right w:val="none" w:sz="0" w:space="0" w:color="auto"/>
      </w:divBdr>
    </w:div>
    <w:div w:id="1815483451">
      <w:bodyDiv w:val="1"/>
      <w:marLeft w:val="0"/>
      <w:marRight w:val="0"/>
      <w:marTop w:val="0"/>
      <w:marBottom w:val="0"/>
      <w:divBdr>
        <w:top w:val="none" w:sz="0" w:space="0" w:color="auto"/>
        <w:left w:val="none" w:sz="0" w:space="0" w:color="auto"/>
        <w:bottom w:val="none" w:sz="0" w:space="0" w:color="auto"/>
        <w:right w:val="none" w:sz="0" w:space="0" w:color="auto"/>
      </w:divBdr>
    </w:div>
    <w:div w:id="1819761231">
      <w:bodyDiv w:val="1"/>
      <w:marLeft w:val="0"/>
      <w:marRight w:val="0"/>
      <w:marTop w:val="0"/>
      <w:marBottom w:val="0"/>
      <w:divBdr>
        <w:top w:val="none" w:sz="0" w:space="0" w:color="auto"/>
        <w:left w:val="none" w:sz="0" w:space="0" w:color="auto"/>
        <w:bottom w:val="none" w:sz="0" w:space="0" w:color="auto"/>
        <w:right w:val="none" w:sz="0" w:space="0" w:color="auto"/>
      </w:divBdr>
    </w:div>
    <w:div w:id="1829322160">
      <w:bodyDiv w:val="1"/>
      <w:marLeft w:val="0"/>
      <w:marRight w:val="0"/>
      <w:marTop w:val="0"/>
      <w:marBottom w:val="0"/>
      <w:divBdr>
        <w:top w:val="none" w:sz="0" w:space="0" w:color="auto"/>
        <w:left w:val="none" w:sz="0" w:space="0" w:color="auto"/>
        <w:bottom w:val="none" w:sz="0" w:space="0" w:color="auto"/>
        <w:right w:val="none" w:sz="0" w:space="0" w:color="auto"/>
      </w:divBdr>
    </w:div>
    <w:div w:id="1843544022">
      <w:bodyDiv w:val="1"/>
      <w:marLeft w:val="0"/>
      <w:marRight w:val="0"/>
      <w:marTop w:val="0"/>
      <w:marBottom w:val="0"/>
      <w:divBdr>
        <w:top w:val="none" w:sz="0" w:space="0" w:color="auto"/>
        <w:left w:val="none" w:sz="0" w:space="0" w:color="auto"/>
        <w:bottom w:val="none" w:sz="0" w:space="0" w:color="auto"/>
        <w:right w:val="none" w:sz="0" w:space="0" w:color="auto"/>
      </w:divBdr>
    </w:div>
    <w:div w:id="1845514920">
      <w:bodyDiv w:val="1"/>
      <w:marLeft w:val="0"/>
      <w:marRight w:val="0"/>
      <w:marTop w:val="0"/>
      <w:marBottom w:val="0"/>
      <w:divBdr>
        <w:top w:val="none" w:sz="0" w:space="0" w:color="auto"/>
        <w:left w:val="none" w:sz="0" w:space="0" w:color="auto"/>
        <w:bottom w:val="none" w:sz="0" w:space="0" w:color="auto"/>
        <w:right w:val="none" w:sz="0" w:space="0" w:color="auto"/>
      </w:divBdr>
    </w:div>
    <w:div w:id="1865555449">
      <w:bodyDiv w:val="1"/>
      <w:marLeft w:val="0"/>
      <w:marRight w:val="0"/>
      <w:marTop w:val="0"/>
      <w:marBottom w:val="0"/>
      <w:divBdr>
        <w:top w:val="none" w:sz="0" w:space="0" w:color="auto"/>
        <w:left w:val="none" w:sz="0" w:space="0" w:color="auto"/>
        <w:bottom w:val="none" w:sz="0" w:space="0" w:color="auto"/>
        <w:right w:val="none" w:sz="0" w:space="0" w:color="auto"/>
      </w:divBdr>
    </w:div>
    <w:div w:id="1867407471">
      <w:bodyDiv w:val="1"/>
      <w:marLeft w:val="0"/>
      <w:marRight w:val="0"/>
      <w:marTop w:val="0"/>
      <w:marBottom w:val="0"/>
      <w:divBdr>
        <w:top w:val="none" w:sz="0" w:space="0" w:color="auto"/>
        <w:left w:val="none" w:sz="0" w:space="0" w:color="auto"/>
        <w:bottom w:val="none" w:sz="0" w:space="0" w:color="auto"/>
        <w:right w:val="none" w:sz="0" w:space="0" w:color="auto"/>
      </w:divBdr>
    </w:div>
    <w:div w:id="1870753771">
      <w:bodyDiv w:val="1"/>
      <w:marLeft w:val="0"/>
      <w:marRight w:val="0"/>
      <w:marTop w:val="0"/>
      <w:marBottom w:val="0"/>
      <w:divBdr>
        <w:top w:val="none" w:sz="0" w:space="0" w:color="auto"/>
        <w:left w:val="none" w:sz="0" w:space="0" w:color="auto"/>
        <w:bottom w:val="none" w:sz="0" w:space="0" w:color="auto"/>
        <w:right w:val="none" w:sz="0" w:space="0" w:color="auto"/>
      </w:divBdr>
    </w:div>
    <w:div w:id="1882202199">
      <w:bodyDiv w:val="1"/>
      <w:marLeft w:val="0"/>
      <w:marRight w:val="0"/>
      <w:marTop w:val="0"/>
      <w:marBottom w:val="0"/>
      <w:divBdr>
        <w:top w:val="none" w:sz="0" w:space="0" w:color="auto"/>
        <w:left w:val="none" w:sz="0" w:space="0" w:color="auto"/>
        <w:bottom w:val="none" w:sz="0" w:space="0" w:color="auto"/>
        <w:right w:val="none" w:sz="0" w:space="0" w:color="auto"/>
      </w:divBdr>
    </w:div>
    <w:div w:id="1896625750">
      <w:bodyDiv w:val="1"/>
      <w:marLeft w:val="0"/>
      <w:marRight w:val="0"/>
      <w:marTop w:val="0"/>
      <w:marBottom w:val="0"/>
      <w:divBdr>
        <w:top w:val="none" w:sz="0" w:space="0" w:color="auto"/>
        <w:left w:val="none" w:sz="0" w:space="0" w:color="auto"/>
        <w:bottom w:val="none" w:sz="0" w:space="0" w:color="auto"/>
        <w:right w:val="none" w:sz="0" w:space="0" w:color="auto"/>
      </w:divBdr>
    </w:div>
    <w:div w:id="1905796272">
      <w:bodyDiv w:val="1"/>
      <w:marLeft w:val="0"/>
      <w:marRight w:val="0"/>
      <w:marTop w:val="0"/>
      <w:marBottom w:val="0"/>
      <w:divBdr>
        <w:top w:val="none" w:sz="0" w:space="0" w:color="auto"/>
        <w:left w:val="none" w:sz="0" w:space="0" w:color="auto"/>
        <w:bottom w:val="none" w:sz="0" w:space="0" w:color="auto"/>
        <w:right w:val="none" w:sz="0" w:space="0" w:color="auto"/>
      </w:divBdr>
    </w:div>
    <w:div w:id="1942030289">
      <w:bodyDiv w:val="1"/>
      <w:marLeft w:val="0"/>
      <w:marRight w:val="0"/>
      <w:marTop w:val="0"/>
      <w:marBottom w:val="0"/>
      <w:divBdr>
        <w:top w:val="none" w:sz="0" w:space="0" w:color="auto"/>
        <w:left w:val="none" w:sz="0" w:space="0" w:color="auto"/>
        <w:bottom w:val="none" w:sz="0" w:space="0" w:color="auto"/>
        <w:right w:val="none" w:sz="0" w:space="0" w:color="auto"/>
      </w:divBdr>
    </w:div>
    <w:div w:id="1942178334">
      <w:bodyDiv w:val="1"/>
      <w:marLeft w:val="0"/>
      <w:marRight w:val="0"/>
      <w:marTop w:val="0"/>
      <w:marBottom w:val="0"/>
      <w:divBdr>
        <w:top w:val="none" w:sz="0" w:space="0" w:color="auto"/>
        <w:left w:val="none" w:sz="0" w:space="0" w:color="auto"/>
        <w:bottom w:val="none" w:sz="0" w:space="0" w:color="auto"/>
        <w:right w:val="none" w:sz="0" w:space="0" w:color="auto"/>
      </w:divBdr>
    </w:div>
    <w:div w:id="1956331255">
      <w:bodyDiv w:val="1"/>
      <w:marLeft w:val="0"/>
      <w:marRight w:val="0"/>
      <w:marTop w:val="0"/>
      <w:marBottom w:val="0"/>
      <w:divBdr>
        <w:top w:val="none" w:sz="0" w:space="0" w:color="auto"/>
        <w:left w:val="none" w:sz="0" w:space="0" w:color="auto"/>
        <w:bottom w:val="none" w:sz="0" w:space="0" w:color="auto"/>
        <w:right w:val="none" w:sz="0" w:space="0" w:color="auto"/>
      </w:divBdr>
    </w:div>
    <w:div w:id="1956597769">
      <w:bodyDiv w:val="1"/>
      <w:marLeft w:val="0"/>
      <w:marRight w:val="0"/>
      <w:marTop w:val="0"/>
      <w:marBottom w:val="0"/>
      <w:divBdr>
        <w:top w:val="none" w:sz="0" w:space="0" w:color="auto"/>
        <w:left w:val="none" w:sz="0" w:space="0" w:color="auto"/>
        <w:bottom w:val="none" w:sz="0" w:space="0" w:color="auto"/>
        <w:right w:val="none" w:sz="0" w:space="0" w:color="auto"/>
      </w:divBdr>
    </w:div>
    <w:div w:id="1960410523">
      <w:bodyDiv w:val="1"/>
      <w:marLeft w:val="0"/>
      <w:marRight w:val="0"/>
      <w:marTop w:val="0"/>
      <w:marBottom w:val="0"/>
      <w:divBdr>
        <w:top w:val="none" w:sz="0" w:space="0" w:color="auto"/>
        <w:left w:val="none" w:sz="0" w:space="0" w:color="auto"/>
        <w:bottom w:val="none" w:sz="0" w:space="0" w:color="auto"/>
        <w:right w:val="none" w:sz="0" w:space="0" w:color="auto"/>
      </w:divBdr>
    </w:div>
    <w:div w:id="1964574511">
      <w:bodyDiv w:val="1"/>
      <w:marLeft w:val="0"/>
      <w:marRight w:val="0"/>
      <w:marTop w:val="0"/>
      <w:marBottom w:val="0"/>
      <w:divBdr>
        <w:top w:val="none" w:sz="0" w:space="0" w:color="auto"/>
        <w:left w:val="none" w:sz="0" w:space="0" w:color="auto"/>
        <w:bottom w:val="none" w:sz="0" w:space="0" w:color="auto"/>
        <w:right w:val="none" w:sz="0" w:space="0" w:color="auto"/>
      </w:divBdr>
    </w:div>
    <w:div w:id="2003384137">
      <w:bodyDiv w:val="1"/>
      <w:marLeft w:val="0"/>
      <w:marRight w:val="0"/>
      <w:marTop w:val="0"/>
      <w:marBottom w:val="0"/>
      <w:divBdr>
        <w:top w:val="none" w:sz="0" w:space="0" w:color="auto"/>
        <w:left w:val="none" w:sz="0" w:space="0" w:color="auto"/>
        <w:bottom w:val="none" w:sz="0" w:space="0" w:color="auto"/>
        <w:right w:val="none" w:sz="0" w:space="0" w:color="auto"/>
      </w:divBdr>
    </w:div>
    <w:div w:id="2018002239">
      <w:bodyDiv w:val="1"/>
      <w:marLeft w:val="0"/>
      <w:marRight w:val="0"/>
      <w:marTop w:val="0"/>
      <w:marBottom w:val="0"/>
      <w:divBdr>
        <w:top w:val="none" w:sz="0" w:space="0" w:color="auto"/>
        <w:left w:val="none" w:sz="0" w:space="0" w:color="auto"/>
        <w:bottom w:val="none" w:sz="0" w:space="0" w:color="auto"/>
        <w:right w:val="none" w:sz="0" w:space="0" w:color="auto"/>
      </w:divBdr>
    </w:div>
    <w:div w:id="2023436718">
      <w:bodyDiv w:val="1"/>
      <w:marLeft w:val="0"/>
      <w:marRight w:val="0"/>
      <w:marTop w:val="0"/>
      <w:marBottom w:val="0"/>
      <w:divBdr>
        <w:top w:val="none" w:sz="0" w:space="0" w:color="auto"/>
        <w:left w:val="none" w:sz="0" w:space="0" w:color="auto"/>
        <w:bottom w:val="none" w:sz="0" w:space="0" w:color="auto"/>
        <w:right w:val="none" w:sz="0" w:space="0" w:color="auto"/>
      </w:divBdr>
    </w:div>
    <w:div w:id="2028871353">
      <w:bodyDiv w:val="1"/>
      <w:marLeft w:val="0"/>
      <w:marRight w:val="0"/>
      <w:marTop w:val="0"/>
      <w:marBottom w:val="0"/>
      <w:divBdr>
        <w:top w:val="none" w:sz="0" w:space="0" w:color="auto"/>
        <w:left w:val="none" w:sz="0" w:space="0" w:color="auto"/>
        <w:bottom w:val="none" w:sz="0" w:space="0" w:color="auto"/>
        <w:right w:val="none" w:sz="0" w:space="0" w:color="auto"/>
      </w:divBdr>
    </w:div>
    <w:div w:id="2033073283">
      <w:bodyDiv w:val="1"/>
      <w:marLeft w:val="0"/>
      <w:marRight w:val="0"/>
      <w:marTop w:val="0"/>
      <w:marBottom w:val="0"/>
      <w:divBdr>
        <w:top w:val="none" w:sz="0" w:space="0" w:color="auto"/>
        <w:left w:val="none" w:sz="0" w:space="0" w:color="auto"/>
        <w:bottom w:val="none" w:sz="0" w:space="0" w:color="auto"/>
        <w:right w:val="none" w:sz="0" w:space="0" w:color="auto"/>
      </w:divBdr>
    </w:div>
    <w:div w:id="2051102732">
      <w:bodyDiv w:val="1"/>
      <w:marLeft w:val="0"/>
      <w:marRight w:val="0"/>
      <w:marTop w:val="0"/>
      <w:marBottom w:val="0"/>
      <w:divBdr>
        <w:top w:val="none" w:sz="0" w:space="0" w:color="auto"/>
        <w:left w:val="none" w:sz="0" w:space="0" w:color="auto"/>
        <w:bottom w:val="none" w:sz="0" w:space="0" w:color="auto"/>
        <w:right w:val="none" w:sz="0" w:space="0" w:color="auto"/>
      </w:divBdr>
    </w:div>
    <w:div w:id="2063171530">
      <w:bodyDiv w:val="1"/>
      <w:marLeft w:val="0"/>
      <w:marRight w:val="0"/>
      <w:marTop w:val="0"/>
      <w:marBottom w:val="0"/>
      <w:divBdr>
        <w:top w:val="none" w:sz="0" w:space="0" w:color="auto"/>
        <w:left w:val="none" w:sz="0" w:space="0" w:color="auto"/>
        <w:bottom w:val="none" w:sz="0" w:space="0" w:color="auto"/>
        <w:right w:val="none" w:sz="0" w:space="0" w:color="auto"/>
      </w:divBdr>
    </w:div>
    <w:div w:id="2068144833">
      <w:bodyDiv w:val="1"/>
      <w:marLeft w:val="0"/>
      <w:marRight w:val="0"/>
      <w:marTop w:val="0"/>
      <w:marBottom w:val="0"/>
      <w:divBdr>
        <w:top w:val="none" w:sz="0" w:space="0" w:color="auto"/>
        <w:left w:val="none" w:sz="0" w:space="0" w:color="auto"/>
        <w:bottom w:val="none" w:sz="0" w:space="0" w:color="auto"/>
        <w:right w:val="none" w:sz="0" w:space="0" w:color="auto"/>
      </w:divBdr>
    </w:div>
    <w:div w:id="2076851690">
      <w:bodyDiv w:val="1"/>
      <w:marLeft w:val="0"/>
      <w:marRight w:val="0"/>
      <w:marTop w:val="0"/>
      <w:marBottom w:val="0"/>
      <w:divBdr>
        <w:top w:val="none" w:sz="0" w:space="0" w:color="auto"/>
        <w:left w:val="none" w:sz="0" w:space="0" w:color="auto"/>
        <w:bottom w:val="none" w:sz="0" w:space="0" w:color="auto"/>
        <w:right w:val="none" w:sz="0" w:space="0" w:color="auto"/>
      </w:divBdr>
    </w:div>
    <w:div w:id="2080249929">
      <w:bodyDiv w:val="1"/>
      <w:marLeft w:val="0"/>
      <w:marRight w:val="0"/>
      <w:marTop w:val="0"/>
      <w:marBottom w:val="0"/>
      <w:divBdr>
        <w:top w:val="none" w:sz="0" w:space="0" w:color="auto"/>
        <w:left w:val="none" w:sz="0" w:space="0" w:color="auto"/>
        <w:bottom w:val="none" w:sz="0" w:space="0" w:color="auto"/>
        <w:right w:val="none" w:sz="0" w:space="0" w:color="auto"/>
      </w:divBdr>
    </w:div>
    <w:div w:id="2083748361">
      <w:bodyDiv w:val="1"/>
      <w:marLeft w:val="0"/>
      <w:marRight w:val="0"/>
      <w:marTop w:val="0"/>
      <w:marBottom w:val="0"/>
      <w:divBdr>
        <w:top w:val="none" w:sz="0" w:space="0" w:color="auto"/>
        <w:left w:val="none" w:sz="0" w:space="0" w:color="auto"/>
        <w:bottom w:val="none" w:sz="0" w:space="0" w:color="auto"/>
        <w:right w:val="none" w:sz="0" w:space="0" w:color="auto"/>
      </w:divBdr>
    </w:div>
    <w:div w:id="2089187072">
      <w:bodyDiv w:val="1"/>
      <w:marLeft w:val="0"/>
      <w:marRight w:val="0"/>
      <w:marTop w:val="0"/>
      <w:marBottom w:val="0"/>
      <w:divBdr>
        <w:top w:val="none" w:sz="0" w:space="0" w:color="auto"/>
        <w:left w:val="none" w:sz="0" w:space="0" w:color="auto"/>
        <w:bottom w:val="none" w:sz="0" w:space="0" w:color="auto"/>
        <w:right w:val="none" w:sz="0" w:space="0" w:color="auto"/>
      </w:divBdr>
    </w:div>
    <w:div w:id="21463851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bit.ly/3fOWbfB" TargetMode="Externa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bit.ly/3t6dcG9" TargetMode="External"/><Relationship Id="rId11" Type="http://schemas.microsoft.com/office/2011/relationships/commentsExtended" Target="commentsExtended.xml"/><Relationship Id="rId24" Type="http://schemas.openxmlformats.org/officeDocument/2006/relationships/hyperlink" Target="http://bibliotecadigital.udea.edu.co" TargetMode="Externa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bit.ly/2R629hP" TargetMode="External"/><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comments" Target="comments.xml"/><Relationship Id="rId19" Type="http://schemas.openxmlformats.org/officeDocument/2006/relationships/image" Target="media/image9.jpe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hyperlink" Target="https://bit.ly/2Q0sc9P" TargetMode="External"/><Relationship Id="rId30" Type="http://schemas.openxmlformats.org/officeDocument/2006/relationships/image" Target="media/image14.png"/><Relationship Id="rId35" Type="http://schemas.openxmlformats.org/officeDocument/2006/relationships/hyperlink" Target="https://www.legalbluebook.com/" TargetMode="External"/><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hyperlink" Target="https://bit.ly/3wx9U0E" TargetMode="External"/><Relationship Id="rId33" Type="http://schemas.openxmlformats.org/officeDocument/2006/relationships/header" Target="header1.xm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KT4XpZWy+qMi72YunpOIoXIG9A==">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gAaj8KNXN1Z2dlc3RJZEltcG9ydGRmNTA4M2U5LWEyOTAtNGIwZi05Njk5LTMzNjhmYjg0ZGMyNl8xEgZBdXRob3JyITFXRVNiYVFnTk1WOHZ1cGM2c0NFTzlmVm9QeWlhaFA1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Lat24</b:Tag>
    <b:SourceType>InternetSite</b:SourceType>
    <b:Guid>{09408A5E-C820-4AF2-99DC-9CF3E3B9C0CD}</b:Guid>
    <b:Author>
      <b:Author>
        <b:NameList>
          <b:Person>
            <b:Last>Baquero Latorre</b:Last>
            <b:First>Lizeth</b:First>
          </b:Person>
        </b:NameList>
      </b:Author>
    </b:Author>
    <b:Title>Transporte y logística en Colombia: Actualidad, Principales Desafíos y Perfiles más Demandados por el sector</b:Title>
    <b:InternetSiteTitle>NUMAM</b:InternetSiteTitle>
    <b:Year>2024</b:Year>
    <b:URL>https://numan.la/transporte-y-logistica-en-colombia-actualidad-principales-desafios-y-perfiles-mas-demandados-por-el-sector/</b:URL>
    <b:RefOrder>2</b:RefOrder>
  </b:Source>
  <b:Source>
    <b:Tag>Web24</b:Tag>
    <b:SourceType>DocumentFromInternetSite</b:SourceType>
    <b:Guid>{CA2E9A4F-E1B7-4473-A4BF-A84E792D10EF}</b:Guid>
    <b:Author>
      <b:Author>
        <b:Corporate>WebMaster</b:Corporate>
      </b:Author>
    </b:Author>
    <b:Title>Colombia registra una disminución significativa en víctimas por siniestros viales a julio de 2024</b:Title>
    <b:InternetSiteTitle>ANSV</b:InternetSiteTitle>
    <b:Year>2024</b:Year>
    <b:Month>Agosto</b:Month>
    <b:Day>22</b:Day>
    <b:URL>https://www.ansv.gov.co/es/prensa-comunicados/11736</b:URL>
    <b:RefOrder>3</b:RefOrder>
  </b:Source>
  <b:Source>
    <b:Tag>Art24</b:Tag>
    <b:SourceType>InternetSite</b:SourceType>
    <b:Guid>{1C21E79B-0B83-4749-B06C-164ABCE9DE28}</b:Guid>
    <b:Author>
      <b:Author>
        <b:Corporate>Artimo</b:Corporate>
      </b:Author>
    </b:Author>
    <b:Title>La telemetría como aliada en la reducción de accidentes viales</b:Title>
    <b:InternetSiteTitle>Artimo</b:InternetSiteTitle>
    <b:Year>2024</b:Year>
    <b:Month>Julio</b:Month>
    <b:Day>3</b:Day>
    <b:URL>https://www.artimo.com.co/la-telemetria-como-aliada-en-la-reduccion-de-accidentes-viales/</b:URL>
    <b:RefOrder>6</b:RefOrder>
  </b:Source>
  <b:Source>
    <b:Tag>Mor24</b:Tag>
    <b:SourceType>InternetSite</b:SourceType>
    <b:Guid>{3594246F-98EF-49A7-A7CE-EC17579B90CA}</b:Guid>
    <b:Author>
      <b:Author>
        <b:Corporate>Mordor Intelligence</b:Corporate>
      </b:Author>
    </b:Author>
    <b:Title>Análisis de participación y tamaño del mercado de carga y logística de Colombia tendencias y pronósticos de crecimiento (2024-2029)</b:Title>
    <b:InternetSiteTitle>Mordor Intelligence</b:InternetSiteTitle>
    <b:Year>2024</b:Year>
    <b:URL>https://www.mordorintelligence.com/es/industry-reports/colombia-freight-logistics-market-study</b:URL>
    <b:RefOrder>4</b:RefOrder>
  </b:Source>
  <b:Source>
    <b:Tag>Gér19</b:Tag>
    <b:SourceType>Book</b:SourceType>
    <b:Guid>{DE139738-CD3E-478F-AFA9-2D237964577B}</b:Guid>
    <b:Title>Hands-On Machine Learning with Scikit-Learn, Keras, and TensorFlow</b:Title>
    <b:Year>2019</b:Year>
    <b:URL>https://www.oreilly.com/library/view/hands-on-machine-learning/9781492032632/</b:URL>
    <b:Author>
      <b:Author>
        <b:NameList>
          <b:Person>
            <b:Last>Géron</b:Last>
            <b:First>Aurélien</b:First>
          </b:Person>
        </b:NameList>
      </b:Author>
    </b:Author>
    <b:City>Sebastopol, CA</b:City>
    <b:Publisher>O'Reilly Media</b:Publisher>
    <b:Pages>Capítulo 3, página 91 -  página 93.</b:Pages>
    <b:Edition>2ª edición</b:Edition>
    <b:RefOrder>5</b:RefOrder>
  </b:Source>
  <b:Source>
    <b:Tag>Pal24</b:Tag>
    <b:SourceType>InternetSite</b:SourceType>
    <b:Guid>{FCC2E403-0707-4FFA-A1EF-B8A106EF7D7F}</b:Guid>
    <b:Author>
      <b:Author>
        <b:NameList>
          <b:Person>
            <b:Last>Palma Enriquez</b:Last>
            <b:Middle>Rakel</b:Middle>
            <b:First>Hellen</b:First>
          </b:Person>
          <b:Person>
            <b:Last>Suárez Restrepo</b:Last>
            <b:Middle>Adelaida</b:Middle>
            <b:First>María</b:First>
          </b:Person>
        </b:NameList>
      </b:Author>
    </b:Author>
    <b:Title>GitHub</b:Title>
    <b:Year>2024</b:Year>
    <b:URL>https://github.com/adelaida-suarez-UdeA/Monografia_UdeA/tree/main/documentos</b:URL>
    <b:RefOrder>1</b:RefOrder>
  </b:Source>
  <b:Source>
    <b:Tag>Cho18</b:Tag>
    <b:SourceType>Book</b:SourceType>
    <b:Guid>{E1F7372D-32C8-4B10-87E7-EA2821305DB4}</b:Guid>
    <b:Title>Deep Learning with Python</b:Title>
    <b:Year>2018</b:Year>
    <b:City>Shelter Island, NY</b:City>
    <b:Publisher>Manning Publications</b:Publisher>
    <b:Author>
      <b:Author>
        <b:NameList>
          <b:Person>
            <b:Last>Chollet</b:Last>
            <b:First>François</b:First>
          </b:Person>
        </b:NameList>
      </b:Author>
    </b:Author>
    <b:Pages>114-115, 139 a 141</b:Pages>
    <b:Edition>Primera</b:Edition>
    <b:RefOrder>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D76D7E1-B8F2-4D22-804A-1E48CD733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51</Pages>
  <Words>8035</Words>
  <Characters>44193</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Maria Adelaida Suarez Restrepo</cp:lastModifiedBy>
  <cp:revision>28</cp:revision>
  <dcterms:created xsi:type="dcterms:W3CDTF">2016-01-19T21:36:00Z</dcterms:created>
  <dcterms:modified xsi:type="dcterms:W3CDTF">2024-11-22T04:34:00Z</dcterms:modified>
</cp:coreProperties>
</file>